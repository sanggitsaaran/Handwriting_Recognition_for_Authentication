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98320" w14:textId="7A82E282" w:rsidR="00F22A9B" w:rsidRPr="007E2645" w:rsidRDefault="00F22A9B" w:rsidP="00B65DE7">
      <w:pPr>
        <w:jc w:val="center"/>
        <w:rPr>
          <w:rFonts w:ascii="Times New Roman" w:hAnsi="Times New Roman" w:cs="Times New Roman"/>
        </w:rPr>
      </w:pPr>
      <w:r w:rsidRPr="007E2645">
        <w:rPr>
          <w:rFonts w:ascii="Times New Roman" w:hAnsi="Times New Roman" w:cs="Times New Roman"/>
          <w:noProof/>
        </w:rPr>
        <w:drawing>
          <wp:inline distT="0" distB="0" distL="0" distR="0" wp14:anchorId="7107F920" wp14:editId="59ED2879">
            <wp:extent cx="1782793" cy="523684"/>
            <wp:effectExtent l="0" t="0" r="0" b="0"/>
            <wp:docPr id="1" name="Picture 1" descr="A logo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a white background&#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782793" cy="523684"/>
                    </a:xfrm>
                    <a:prstGeom prst="rect">
                      <a:avLst/>
                    </a:prstGeom>
                  </pic:spPr>
                </pic:pic>
              </a:graphicData>
            </a:graphic>
          </wp:inline>
        </w:drawing>
      </w:r>
    </w:p>
    <w:p w14:paraId="395825D6" w14:textId="77777777" w:rsidR="00F22A9B" w:rsidRPr="007E2645" w:rsidRDefault="00F22A9B" w:rsidP="00F22A9B">
      <w:pPr>
        <w:pStyle w:val="BodyText"/>
        <w:rPr>
          <w:rFonts w:ascii="Times New Roman" w:hAnsi="Times New Roman" w:cs="Times New Roman"/>
          <w:sz w:val="20"/>
        </w:rPr>
      </w:pPr>
    </w:p>
    <w:p w14:paraId="05B059F6" w14:textId="77777777" w:rsidR="00F22A9B" w:rsidRPr="007E2645" w:rsidRDefault="00F22A9B" w:rsidP="00F22A9B">
      <w:pPr>
        <w:pStyle w:val="Heading1"/>
        <w:spacing w:before="8"/>
        <w:rPr>
          <w:rFonts w:ascii="Times New Roman" w:hAnsi="Times New Roman" w:cs="Times New Roman"/>
          <w:sz w:val="44"/>
          <w:szCs w:val="44"/>
        </w:rPr>
      </w:pPr>
      <w:r w:rsidRPr="007E2645">
        <w:rPr>
          <w:rFonts w:ascii="Times New Roman" w:hAnsi="Times New Roman" w:cs="Times New Roman"/>
          <w:w w:val="125"/>
          <w:sz w:val="44"/>
          <w:szCs w:val="44"/>
        </w:rPr>
        <w:t xml:space="preserve">     </w:t>
      </w:r>
      <w:r w:rsidRPr="007E2645">
        <w:rPr>
          <w:rFonts w:ascii="Times New Roman" w:hAnsi="Times New Roman" w:cs="Times New Roman"/>
          <w:color w:val="000000" w:themeColor="text1"/>
          <w:w w:val="125"/>
          <w:sz w:val="44"/>
          <w:szCs w:val="44"/>
        </w:rPr>
        <w:t>Department of Artificial Intelligence</w:t>
      </w:r>
    </w:p>
    <w:p w14:paraId="5977F653" w14:textId="77777777" w:rsidR="00F22A9B" w:rsidRPr="007E2645" w:rsidRDefault="00F22A9B" w:rsidP="00F22A9B">
      <w:pPr>
        <w:pStyle w:val="BodyText"/>
        <w:spacing w:before="5"/>
        <w:rPr>
          <w:rFonts w:ascii="Times New Roman" w:hAnsi="Times New Roman" w:cs="Times New Roman"/>
          <w:sz w:val="46"/>
        </w:rPr>
      </w:pPr>
    </w:p>
    <w:p w14:paraId="6A31C4B0" w14:textId="6B026364" w:rsidR="00F22A9B" w:rsidRPr="007E2645" w:rsidRDefault="00F22A9B" w:rsidP="00F22A9B">
      <w:pPr>
        <w:pStyle w:val="Heading2"/>
        <w:spacing w:before="0"/>
        <w:ind w:left="0"/>
        <w:jc w:val="center"/>
        <w:rPr>
          <w:rFonts w:ascii="Times New Roman" w:hAnsi="Times New Roman" w:cs="Times New Roman"/>
          <w:sz w:val="36"/>
          <w:szCs w:val="36"/>
        </w:rPr>
      </w:pPr>
      <w:r w:rsidRPr="007E2645">
        <w:rPr>
          <w:rFonts w:ascii="Times New Roman" w:hAnsi="Times New Roman" w:cs="Times New Roman"/>
          <w:sz w:val="36"/>
          <w:szCs w:val="36"/>
        </w:rPr>
        <w:t>22</w:t>
      </w:r>
      <w:r w:rsidR="001A0614">
        <w:rPr>
          <w:rFonts w:ascii="Times New Roman" w:hAnsi="Times New Roman" w:cs="Times New Roman"/>
          <w:sz w:val="36"/>
          <w:szCs w:val="36"/>
        </w:rPr>
        <w:t>MAT</w:t>
      </w:r>
      <w:r w:rsidRPr="007E2645">
        <w:rPr>
          <w:rFonts w:ascii="Times New Roman" w:hAnsi="Times New Roman" w:cs="Times New Roman"/>
          <w:sz w:val="36"/>
          <w:szCs w:val="36"/>
        </w:rPr>
        <w:t>1</w:t>
      </w:r>
      <w:r w:rsidR="001A0614">
        <w:rPr>
          <w:rFonts w:ascii="Times New Roman" w:hAnsi="Times New Roman" w:cs="Times New Roman"/>
          <w:sz w:val="36"/>
          <w:szCs w:val="36"/>
        </w:rPr>
        <w:t>2</w:t>
      </w:r>
      <w:r w:rsidRPr="007E2645">
        <w:rPr>
          <w:rFonts w:ascii="Times New Roman" w:hAnsi="Times New Roman" w:cs="Times New Roman"/>
          <w:sz w:val="36"/>
          <w:szCs w:val="36"/>
        </w:rPr>
        <w:t xml:space="preserve">1: </w:t>
      </w:r>
      <w:r w:rsidR="001A0614" w:rsidRPr="001A0614">
        <w:rPr>
          <w:rFonts w:ascii="Times New Roman" w:hAnsi="Times New Roman" w:cs="Times New Roman"/>
          <w:b/>
          <w:bCs/>
          <w:sz w:val="40"/>
          <w:szCs w:val="40"/>
        </w:rPr>
        <w:t>Discrete Mathematics</w:t>
      </w:r>
      <w:r w:rsidRPr="007E2645">
        <w:rPr>
          <w:rFonts w:ascii="Times New Roman" w:hAnsi="Times New Roman" w:cs="Times New Roman"/>
          <w:sz w:val="36"/>
          <w:szCs w:val="36"/>
        </w:rPr>
        <w:t>, Fall 2023</w:t>
      </w:r>
    </w:p>
    <w:p w14:paraId="12537B6B" w14:textId="77777777" w:rsidR="00F22A9B" w:rsidRPr="007E2645" w:rsidRDefault="00F22A9B" w:rsidP="00F22A9B">
      <w:pPr>
        <w:spacing w:before="116"/>
        <w:jc w:val="center"/>
        <w:rPr>
          <w:rFonts w:ascii="Times New Roman" w:hAnsi="Times New Roman" w:cs="Times New Roman"/>
          <w:sz w:val="28"/>
        </w:rPr>
      </w:pPr>
      <w:r w:rsidRPr="007E2645">
        <w:rPr>
          <w:rFonts w:ascii="Times New Roman" w:hAnsi="Times New Roman" w:cs="Times New Roman"/>
          <w:sz w:val="28"/>
        </w:rPr>
        <w:t xml:space="preserve">Project Report </w:t>
      </w:r>
    </w:p>
    <w:p w14:paraId="27B2656E" w14:textId="03E09E6B" w:rsidR="00F22A9B" w:rsidRPr="007E2645" w:rsidRDefault="00EB0A12" w:rsidP="00F22A9B">
      <w:pPr>
        <w:pStyle w:val="BodyText"/>
        <w:spacing w:before="5"/>
        <w:rPr>
          <w:rFonts w:ascii="Times New Roman" w:hAnsi="Times New Roman" w:cs="Times New Roman"/>
          <w:sz w:val="16"/>
        </w:rPr>
      </w:pPr>
      <w:r>
        <w:rPr>
          <w:noProof/>
        </w:rPr>
        <mc:AlternateContent>
          <mc:Choice Requires="wps">
            <w:drawing>
              <wp:anchor distT="0" distB="0" distL="0" distR="0" simplePos="0" relativeHeight="251658240" behindDoc="1" locked="0" layoutInCell="1" allowOverlap="1" wp14:anchorId="33186F0B" wp14:editId="5EF1F8BF">
                <wp:simplePos x="0" y="0"/>
                <wp:positionH relativeFrom="page">
                  <wp:posOffset>1080135</wp:posOffset>
                </wp:positionH>
                <wp:positionV relativeFrom="paragraph">
                  <wp:posOffset>175260</wp:posOffset>
                </wp:positionV>
                <wp:extent cx="5612765" cy="1270"/>
                <wp:effectExtent l="0" t="0" r="0" b="0"/>
                <wp:wrapTopAndBottom/>
                <wp:docPr id="31059895"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2765" cy="1270"/>
                        </a:xfrm>
                        <a:custGeom>
                          <a:avLst/>
                          <a:gdLst>
                            <a:gd name="T0" fmla="+- 0 1701 1701"/>
                            <a:gd name="T1" fmla="*/ T0 w 8839"/>
                            <a:gd name="T2" fmla="+- 0 10539 1701"/>
                            <a:gd name="T3" fmla="*/ T2 w 8839"/>
                          </a:gdLst>
                          <a:ahLst/>
                          <a:cxnLst>
                            <a:cxn ang="0">
                              <a:pos x="T1" y="0"/>
                            </a:cxn>
                            <a:cxn ang="0">
                              <a:pos x="T3" y="0"/>
                            </a:cxn>
                          </a:cxnLst>
                          <a:rect l="0" t="0" r="r" b="b"/>
                          <a:pathLst>
                            <a:path w="8839">
                              <a:moveTo>
                                <a:pt x="0" y="0"/>
                              </a:moveTo>
                              <a:lnTo>
                                <a:pt x="8838" y="0"/>
                              </a:lnTo>
                            </a:path>
                          </a:pathLst>
                        </a:custGeom>
                        <a:noFill/>
                        <a:ln w="6401">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3E924E" id="Freeform: Shape 2" o:spid="_x0000_s1026" style="position:absolute;margin-left:85.05pt;margin-top:13.8pt;width:441.95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" path="m,l8838,e" filled="f" strokeweight=".17781mm">
                <v:path arrowok="t" o:connecttype="custom" o:connectlocs="0,0;5612130,0" o:connectangles="0,0"/>
                <w10:wrap type="topAndBottom" anchorx="page"/>
              </v:shape>
            </w:pict>
          </mc:Fallback>
        </mc:AlternateContent>
      </w:r>
    </w:p>
    <w:p w14:paraId="01E9F13A" w14:textId="1561AC75" w:rsidR="00F22A9B" w:rsidRPr="007E2645" w:rsidRDefault="00F22A9B" w:rsidP="00F22A9B">
      <w:pPr>
        <w:pStyle w:val="Heading1"/>
        <w:spacing w:before="59"/>
        <w:jc w:val="center"/>
        <w:rPr>
          <w:rFonts w:ascii="Times New Roman" w:hAnsi="Times New Roman" w:cs="Times New Roman"/>
          <w:color w:val="000000" w:themeColor="text1"/>
          <w:sz w:val="44"/>
          <w:szCs w:val="44"/>
        </w:rPr>
      </w:pPr>
      <w:r w:rsidRPr="007E2645">
        <w:rPr>
          <w:rFonts w:ascii="Times New Roman" w:hAnsi="Times New Roman" w:cs="Times New Roman"/>
          <w:color w:val="000000" w:themeColor="text1"/>
          <w:w w:val="130"/>
          <w:sz w:val="44"/>
          <w:szCs w:val="44"/>
        </w:rPr>
        <w:t>Handwriting Recognition for          Authentication</w:t>
      </w:r>
    </w:p>
    <w:p w14:paraId="06D7DD65" w14:textId="6A562F0A" w:rsidR="00F22A9B" w:rsidRPr="007E2645" w:rsidRDefault="00EB0A12" w:rsidP="00F22A9B">
      <w:pPr>
        <w:pStyle w:val="BodyText"/>
        <w:rPr>
          <w:rFonts w:ascii="Times New Roman" w:hAnsi="Times New Roman" w:cs="Times New Roman"/>
        </w:rPr>
      </w:pPr>
      <w:r>
        <w:rPr>
          <w:noProof/>
        </w:rPr>
        <mc:AlternateContent>
          <mc:Choice Requires="wps">
            <w:drawing>
              <wp:anchor distT="0" distB="0" distL="0" distR="0" simplePos="0" relativeHeight="251658241" behindDoc="1" locked="0" layoutInCell="1" allowOverlap="1" wp14:anchorId="2FBBF14C" wp14:editId="5D88F61A">
                <wp:simplePos x="0" y="0"/>
                <wp:positionH relativeFrom="margin">
                  <wp:align>right</wp:align>
                </wp:positionH>
                <wp:positionV relativeFrom="paragraph">
                  <wp:posOffset>13970</wp:posOffset>
                </wp:positionV>
                <wp:extent cx="5612765" cy="1270"/>
                <wp:effectExtent l="0" t="0" r="0" b="0"/>
                <wp:wrapTopAndBottom/>
                <wp:docPr id="415041182"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2765" cy="1270"/>
                        </a:xfrm>
                        <a:custGeom>
                          <a:avLst/>
                          <a:gdLst>
                            <a:gd name="T0" fmla="+- 0 1701 1701"/>
                            <a:gd name="T1" fmla="*/ T0 w 8839"/>
                            <a:gd name="T2" fmla="+- 0 10539 1701"/>
                            <a:gd name="T3" fmla="*/ T2 w 8839"/>
                          </a:gdLst>
                          <a:ahLst/>
                          <a:cxnLst>
                            <a:cxn ang="0">
                              <a:pos x="T1" y="0"/>
                            </a:cxn>
                            <a:cxn ang="0">
                              <a:pos x="T3" y="0"/>
                            </a:cxn>
                          </a:cxnLst>
                          <a:rect l="0" t="0" r="r" b="b"/>
                          <a:pathLst>
                            <a:path w="8839">
                              <a:moveTo>
                                <a:pt x="0" y="0"/>
                              </a:moveTo>
                              <a:lnTo>
                                <a:pt x="8838" y="0"/>
                              </a:lnTo>
                            </a:path>
                          </a:pathLst>
                        </a:custGeom>
                        <a:noFill/>
                        <a:ln w="6401">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0F013B" id="Freeform: Shape 1" o:spid="_x0000_s1026" style="position:absolute;margin-left:390.75pt;margin-top:1.1pt;width:441.95pt;height:.1pt;z-index:-251658239;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coordsize="88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" path="m,l8838,e" filled="f" strokeweight=".17781mm">
                <v:path arrowok="t" o:connecttype="custom" o:connectlocs="0,0;5612130,0" o:connectangles="0,0"/>
                <w10:wrap type="topAndBottom" anchorx="margin"/>
              </v:shape>
            </w:pict>
          </mc:Fallback>
        </mc:AlternateContent>
      </w:r>
    </w:p>
    <w:p w14:paraId="22551C53" w14:textId="77777777" w:rsidR="00F22A9B" w:rsidRPr="007E2645" w:rsidRDefault="00F22A9B" w:rsidP="00F22A9B">
      <w:pPr>
        <w:pStyle w:val="BodyText"/>
        <w:rPr>
          <w:rFonts w:ascii="Times New Roman" w:hAnsi="Times New Roman" w:cs="Times New Roman"/>
          <w:sz w:val="20"/>
          <w:szCs w:val="20"/>
        </w:rPr>
      </w:pPr>
    </w:p>
    <w:p w14:paraId="362C6234" w14:textId="77777777" w:rsidR="00F22A9B" w:rsidRPr="007E2645" w:rsidRDefault="00F22A9B" w:rsidP="00F22A9B">
      <w:pPr>
        <w:pStyle w:val="BodyText"/>
        <w:rPr>
          <w:rFonts w:ascii="Times New Roman" w:hAnsi="Times New Roman" w:cs="Times New Roman"/>
          <w:sz w:val="20"/>
          <w:szCs w:val="20"/>
        </w:rPr>
      </w:pPr>
    </w:p>
    <w:p w14:paraId="5FC0291C" w14:textId="77777777" w:rsidR="00F22A9B" w:rsidRPr="007E2645" w:rsidRDefault="00F22A9B" w:rsidP="00F22A9B">
      <w:pPr>
        <w:spacing w:before="11" w:line="378" w:lineRule="exact"/>
        <w:rPr>
          <w:rFonts w:ascii="Times New Roman" w:hAnsi="Times New Roman" w:cs="Times New Roman"/>
          <w:sz w:val="24"/>
          <w:szCs w:val="24"/>
        </w:rPr>
      </w:pPr>
      <w:r w:rsidRPr="007E2645">
        <w:rPr>
          <w:rFonts w:ascii="Times New Roman" w:hAnsi="Times New Roman" w:cs="Times New Roman"/>
          <w:b/>
          <w:bCs/>
          <w:sz w:val="32"/>
          <w:szCs w:val="32"/>
        </w:rPr>
        <w:t xml:space="preserve">                                         Team Members:</w:t>
      </w:r>
    </w:p>
    <w:p w14:paraId="69F612F4" w14:textId="57DD8820" w:rsidR="00F22A9B" w:rsidRPr="007E2645" w:rsidRDefault="00F22A9B" w:rsidP="00F22A9B">
      <w:pPr>
        <w:spacing w:before="11" w:line="378" w:lineRule="exact"/>
        <w:rPr>
          <w:rFonts w:ascii="Times New Roman" w:hAnsi="Times New Roman" w:cs="Times New Roman"/>
          <w:sz w:val="24"/>
          <w:szCs w:val="24"/>
        </w:rPr>
      </w:pPr>
      <w:r w:rsidRPr="007E2645">
        <w:rPr>
          <w:rFonts w:ascii="Times New Roman" w:hAnsi="Times New Roman" w:cs="Times New Roman"/>
          <w:b/>
          <w:bCs/>
          <w:sz w:val="32"/>
          <w:szCs w:val="32"/>
        </w:rPr>
        <w:t xml:space="preserve">                             </w:t>
      </w:r>
      <w:r w:rsidRPr="007E2645">
        <w:rPr>
          <w:rFonts w:ascii="Times New Roman" w:hAnsi="Times New Roman" w:cs="Times New Roman"/>
          <w:sz w:val="24"/>
          <w:szCs w:val="24"/>
        </w:rPr>
        <w:t>Vishal Seshadri B:        (CB.SC.U4AIE23260)</w:t>
      </w:r>
    </w:p>
    <w:p w14:paraId="2041F72E" w14:textId="0A61754C" w:rsidR="00F22A9B" w:rsidRPr="007E2645" w:rsidRDefault="00F22A9B" w:rsidP="00F22A9B">
      <w:pPr>
        <w:spacing w:line="378" w:lineRule="exact"/>
        <w:jc w:val="center"/>
        <w:rPr>
          <w:rFonts w:ascii="Times New Roman" w:hAnsi="Times New Roman" w:cs="Times New Roman"/>
          <w:sz w:val="24"/>
          <w:szCs w:val="24"/>
        </w:rPr>
      </w:pPr>
      <w:r w:rsidRPr="007E2645">
        <w:rPr>
          <w:rFonts w:ascii="Times New Roman" w:hAnsi="Times New Roman" w:cs="Times New Roman"/>
          <w:sz w:val="24"/>
          <w:szCs w:val="24"/>
        </w:rPr>
        <w:t xml:space="preserve"> K S Venkatram             (CB.SC.U4AIE23236)</w:t>
      </w:r>
    </w:p>
    <w:p w14:paraId="1DB45FB4" w14:textId="3F7B54BF" w:rsidR="00F22A9B" w:rsidRPr="007E2645" w:rsidRDefault="00F22A9B" w:rsidP="00F22A9B">
      <w:pPr>
        <w:spacing w:line="378" w:lineRule="exact"/>
        <w:jc w:val="center"/>
        <w:rPr>
          <w:rFonts w:ascii="Times New Roman" w:hAnsi="Times New Roman" w:cs="Times New Roman"/>
          <w:sz w:val="24"/>
          <w:szCs w:val="24"/>
        </w:rPr>
      </w:pPr>
      <w:r w:rsidRPr="007E2645">
        <w:rPr>
          <w:rFonts w:ascii="Times New Roman" w:hAnsi="Times New Roman" w:cs="Times New Roman"/>
          <w:sz w:val="24"/>
          <w:szCs w:val="24"/>
        </w:rPr>
        <w:t xml:space="preserve"> </w:t>
      </w:r>
      <w:proofErr w:type="spellStart"/>
      <w:r w:rsidRPr="007E2645">
        <w:rPr>
          <w:rFonts w:ascii="Times New Roman" w:hAnsi="Times New Roman" w:cs="Times New Roman"/>
          <w:sz w:val="24"/>
          <w:szCs w:val="24"/>
        </w:rPr>
        <w:t>Sanggit</w:t>
      </w:r>
      <w:proofErr w:type="spellEnd"/>
      <w:r w:rsidRPr="007E2645">
        <w:rPr>
          <w:rFonts w:ascii="Times New Roman" w:hAnsi="Times New Roman" w:cs="Times New Roman"/>
          <w:sz w:val="24"/>
          <w:szCs w:val="24"/>
        </w:rPr>
        <w:t xml:space="preserve"> </w:t>
      </w:r>
      <w:proofErr w:type="spellStart"/>
      <w:r w:rsidRPr="007E2645">
        <w:rPr>
          <w:rFonts w:ascii="Times New Roman" w:hAnsi="Times New Roman" w:cs="Times New Roman"/>
          <w:sz w:val="24"/>
          <w:szCs w:val="24"/>
        </w:rPr>
        <w:t>Saaran</w:t>
      </w:r>
      <w:proofErr w:type="spellEnd"/>
      <w:r w:rsidRPr="007E2645">
        <w:rPr>
          <w:rFonts w:ascii="Times New Roman" w:hAnsi="Times New Roman" w:cs="Times New Roman"/>
          <w:sz w:val="24"/>
          <w:szCs w:val="24"/>
        </w:rPr>
        <w:t xml:space="preserve"> K C S   (CB.SC.U4AIE23247)</w:t>
      </w:r>
    </w:p>
    <w:p w14:paraId="0A322023" w14:textId="0A1608EF" w:rsidR="00F22A9B" w:rsidRPr="007E2645" w:rsidRDefault="00F22A9B" w:rsidP="00F22A9B">
      <w:pPr>
        <w:spacing w:line="378" w:lineRule="exact"/>
        <w:jc w:val="center"/>
        <w:rPr>
          <w:rFonts w:ascii="Times New Roman" w:hAnsi="Times New Roman" w:cs="Times New Roman"/>
          <w:sz w:val="24"/>
          <w:szCs w:val="24"/>
        </w:rPr>
      </w:pPr>
      <w:r w:rsidRPr="007E2645">
        <w:rPr>
          <w:rFonts w:ascii="Times New Roman" w:hAnsi="Times New Roman" w:cs="Times New Roman"/>
          <w:sz w:val="24"/>
          <w:szCs w:val="24"/>
        </w:rPr>
        <w:t xml:space="preserve"> Surya HA                     (CB.SC.U4AIE23267)</w:t>
      </w:r>
    </w:p>
    <w:p w14:paraId="3A93614D" w14:textId="6F61FFD5" w:rsidR="00F22A9B" w:rsidRPr="007E2645" w:rsidRDefault="00F22A9B" w:rsidP="00F22A9B">
      <w:pPr>
        <w:spacing w:line="378" w:lineRule="exact"/>
        <w:rPr>
          <w:rFonts w:ascii="Times New Roman" w:hAnsi="Times New Roman" w:cs="Times New Roman"/>
          <w:sz w:val="24"/>
          <w:szCs w:val="24"/>
        </w:rPr>
      </w:pPr>
      <w:r w:rsidRPr="007E2645">
        <w:rPr>
          <w:rFonts w:ascii="Times New Roman" w:hAnsi="Times New Roman" w:cs="Times New Roman"/>
          <w:sz w:val="24"/>
          <w:szCs w:val="24"/>
        </w:rPr>
        <w:t xml:space="preserve">                                       </w:t>
      </w:r>
      <w:proofErr w:type="spellStart"/>
      <w:r w:rsidR="00B65DE7" w:rsidRPr="007E2645">
        <w:rPr>
          <w:rFonts w:ascii="Times New Roman" w:hAnsi="Times New Roman" w:cs="Times New Roman"/>
          <w:sz w:val="24"/>
          <w:szCs w:val="24"/>
        </w:rPr>
        <w:t>Harivaarthan</w:t>
      </w:r>
      <w:proofErr w:type="spellEnd"/>
      <w:r w:rsidR="00B65DE7" w:rsidRPr="007E2645">
        <w:rPr>
          <w:rFonts w:ascii="Times New Roman" w:hAnsi="Times New Roman" w:cs="Times New Roman"/>
          <w:sz w:val="24"/>
          <w:szCs w:val="24"/>
        </w:rPr>
        <w:t xml:space="preserve"> </w:t>
      </w:r>
      <w:r w:rsidRPr="007E2645">
        <w:rPr>
          <w:rFonts w:ascii="Times New Roman" w:hAnsi="Times New Roman" w:cs="Times New Roman"/>
          <w:sz w:val="24"/>
          <w:szCs w:val="24"/>
        </w:rPr>
        <w:t xml:space="preserve">T D  </w:t>
      </w:r>
      <w:r w:rsidR="00B65DE7" w:rsidRPr="007E2645">
        <w:rPr>
          <w:rFonts w:ascii="Times New Roman" w:hAnsi="Times New Roman" w:cs="Times New Roman"/>
          <w:sz w:val="24"/>
          <w:szCs w:val="24"/>
        </w:rPr>
        <w:t xml:space="preserve">  </w:t>
      </w:r>
      <w:r w:rsidRPr="007E2645">
        <w:rPr>
          <w:rFonts w:ascii="Times New Roman" w:hAnsi="Times New Roman" w:cs="Times New Roman"/>
          <w:sz w:val="24"/>
          <w:szCs w:val="24"/>
        </w:rPr>
        <w:t xml:space="preserve">     (CB.SC.U4AIE23228)</w:t>
      </w:r>
    </w:p>
    <w:p w14:paraId="4308AD66" w14:textId="77777777" w:rsidR="00F22A9B" w:rsidRPr="007E2645" w:rsidRDefault="00F22A9B" w:rsidP="00F22A9B">
      <w:pPr>
        <w:spacing w:line="378" w:lineRule="exact"/>
        <w:jc w:val="center"/>
        <w:rPr>
          <w:rFonts w:ascii="Times New Roman" w:hAnsi="Times New Roman" w:cs="Times New Roman"/>
          <w:sz w:val="24"/>
          <w:szCs w:val="24"/>
        </w:rPr>
      </w:pPr>
    </w:p>
    <w:p w14:paraId="3EF10782" w14:textId="77777777" w:rsidR="00F22A9B" w:rsidRPr="007E2645" w:rsidRDefault="00F22A9B" w:rsidP="00F22A9B">
      <w:pPr>
        <w:spacing w:line="378" w:lineRule="exact"/>
        <w:jc w:val="center"/>
        <w:rPr>
          <w:rFonts w:ascii="Times New Roman" w:hAnsi="Times New Roman" w:cs="Times New Roman"/>
          <w:b/>
          <w:sz w:val="36"/>
          <w:szCs w:val="36"/>
        </w:rPr>
      </w:pPr>
      <w:r w:rsidRPr="007E2645">
        <w:rPr>
          <w:rFonts w:ascii="Times New Roman" w:hAnsi="Times New Roman" w:cs="Times New Roman"/>
          <w:b/>
          <w:sz w:val="36"/>
          <w:szCs w:val="36"/>
        </w:rPr>
        <w:t>Supervised By:</w:t>
      </w:r>
    </w:p>
    <w:p w14:paraId="3FB9DDD1" w14:textId="7DA6AE03" w:rsidR="00F22A9B" w:rsidRPr="007E2645" w:rsidRDefault="00F22A9B" w:rsidP="00F22A9B">
      <w:pPr>
        <w:spacing w:line="378" w:lineRule="exact"/>
        <w:jc w:val="center"/>
        <w:rPr>
          <w:rFonts w:ascii="Times New Roman" w:hAnsi="Times New Roman" w:cs="Times New Roman"/>
          <w:i/>
          <w:sz w:val="28"/>
          <w:szCs w:val="28"/>
        </w:rPr>
      </w:pPr>
      <w:proofErr w:type="spellStart"/>
      <w:r w:rsidRPr="007E2645">
        <w:rPr>
          <w:rFonts w:ascii="Times New Roman" w:hAnsi="Times New Roman" w:cs="Times New Roman"/>
          <w:i/>
          <w:sz w:val="28"/>
          <w:szCs w:val="28"/>
        </w:rPr>
        <w:t>Dr.</w:t>
      </w:r>
      <w:proofErr w:type="spellEnd"/>
      <w:r w:rsidRPr="007E2645">
        <w:rPr>
          <w:rFonts w:ascii="Times New Roman" w:hAnsi="Times New Roman" w:cs="Times New Roman"/>
          <w:i/>
          <w:sz w:val="28"/>
          <w:szCs w:val="28"/>
        </w:rPr>
        <w:t xml:space="preserve"> </w:t>
      </w:r>
      <w:proofErr w:type="spellStart"/>
      <w:r w:rsidRPr="007E2645">
        <w:rPr>
          <w:rFonts w:ascii="Times New Roman" w:hAnsi="Times New Roman" w:cs="Times New Roman"/>
          <w:i/>
          <w:sz w:val="28"/>
          <w:szCs w:val="28"/>
        </w:rPr>
        <w:t>Kritesh</w:t>
      </w:r>
      <w:proofErr w:type="spellEnd"/>
      <w:r w:rsidRPr="007E2645">
        <w:rPr>
          <w:rFonts w:ascii="Times New Roman" w:hAnsi="Times New Roman" w:cs="Times New Roman"/>
          <w:i/>
          <w:sz w:val="28"/>
          <w:szCs w:val="28"/>
        </w:rPr>
        <w:t xml:space="preserve"> Gupta</w:t>
      </w:r>
    </w:p>
    <w:p w14:paraId="587F81BA" w14:textId="77777777" w:rsidR="00F22A9B" w:rsidRPr="007E2645" w:rsidRDefault="00F22A9B" w:rsidP="00F22A9B">
      <w:pPr>
        <w:spacing w:line="378" w:lineRule="exact"/>
        <w:jc w:val="center"/>
        <w:rPr>
          <w:rFonts w:ascii="Times New Roman" w:hAnsi="Times New Roman" w:cs="Times New Roman"/>
          <w:i/>
          <w:sz w:val="28"/>
          <w:szCs w:val="28"/>
        </w:rPr>
      </w:pPr>
      <w:r w:rsidRPr="007E2645">
        <w:rPr>
          <w:rFonts w:ascii="Times New Roman" w:hAnsi="Times New Roman" w:cs="Times New Roman"/>
          <w:i/>
          <w:sz w:val="28"/>
          <w:szCs w:val="28"/>
        </w:rPr>
        <w:t>Assistant Professor</w:t>
      </w:r>
    </w:p>
    <w:p w14:paraId="2EA09E81" w14:textId="77777777" w:rsidR="00F22A9B" w:rsidRPr="007E2645" w:rsidRDefault="00F22A9B" w:rsidP="00F22A9B">
      <w:pPr>
        <w:spacing w:line="378" w:lineRule="exact"/>
        <w:jc w:val="center"/>
        <w:rPr>
          <w:rFonts w:ascii="Times New Roman" w:hAnsi="Times New Roman" w:cs="Times New Roman"/>
          <w:i/>
          <w:sz w:val="28"/>
          <w:szCs w:val="28"/>
        </w:rPr>
      </w:pPr>
      <w:r w:rsidRPr="007E2645">
        <w:rPr>
          <w:rFonts w:ascii="Times New Roman" w:hAnsi="Times New Roman" w:cs="Times New Roman"/>
          <w:i/>
          <w:sz w:val="28"/>
          <w:szCs w:val="28"/>
        </w:rPr>
        <w:t>Department of Artificial Intelligence</w:t>
      </w:r>
    </w:p>
    <w:p w14:paraId="62ED7DD9" w14:textId="77777777" w:rsidR="00F22A9B" w:rsidRPr="007E2645" w:rsidRDefault="00F22A9B" w:rsidP="00F22A9B">
      <w:pPr>
        <w:spacing w:line="378" w:lineRule="exact"/>
        <w:jc w:val="center"/>
        <w:rPr>
          <w:rFonts w:ascii="Times New Roman" w:hAnsi="Times New Roman" w:cs="Times New Roman"/>
          <w:i/>
          <w:sz w:val="28"/>
          <w:szCs w:val="28"/>
        </w:rPr>
      </w:pPr>
      <w:r w:rsidRPr="007E2645">
        <w:rPr>
          <w:rFonts w:ascii="Times New Roman" w:hAnsi="Times New Roman" w:cs="Times New Roman"/>
          <w:i/>
          <w:sz w:val="28"/>
          <w:szCs w:val="28"/>
        </w:rPr>
        <w:t>Amrita Vishwa Vidyapeetham</w:t>
      </w:r>
    </w:p>
    <w:p w14:paraId="4C01D682" w14:textId="77777777" w:rsidR="00F22A9B" w:rsidRPr="007E2645" w:rsidRDefault="00F22A9B" w:rsidP="00F22A9B">
      <w:pPr>
        <w:spacing w:line="378" w:lineRule="exact"/>
        <w:jc w:val="center"/>
        <w:rPr>
          <w:rFonts w:ascii="Times New Roman" w:hAnsi="Times New Roman" w:cs="Times New Roman"/>
          <w:i/>
          <w:iCs/>
          <w:sz w:val="28"/>
          <w:szCs w:val="28"/>
        </w:rPr>
      </w:pPr>
    </w:p>
    <w:p w14:paraId="7D8F098C" w14:textId="6270721E" w:rsidR="00F22A9B" w:rsidRPr="007E2645" w:rsidRDefault="00F22A9B" w:rsidP="00F22A9B">
      <w:pPr>
        <w:spacing w:line="378" w:lineRule="exact"/>
        <w:rPr>
          <w:rFonts w:ascii="Times New Roman" w:hAnsi="Times New Roman" w:cs="Times New Roman"/>
          <w:sz w:val="28"/>
          <w:szCs w:val="28"/>
        </w:rPr>
      </w:pPr>
      <w:r w:rsidRPr="007E2645">
        <w:rPr>
          <w:rFonts w:ascii="Times New Roman" w:hAnsi="Times New Roman" w:cs="Times New Roman"/>
          <w:sz w:val="28"/>
          <w:szCs w:val="28"/>
        </w:rPr>
        <w:t xml:space="preserve">Date of submission: </w:t>
      </w:r>
      <w:r w:rsidR="00B65DE7" w:rsidRPr="007E2645">
        <w:rPr>
          <w:rFonts w:ascii="Times New Roman" w:hAnsi="Times New Roman" w:cs="Times New Roman"/>
          <w:sz w:val="28"/>
          <w:szCs w:val="28"/>
        </w:rPr>
        <w:t>2</w:t>
      </w:r>
      <w:r w:rsidR="001A0614">
        <w:rPr>
          <w:rFonts w:ascii="Times New Roman" w:hAnsi="Times New Roman" w:cs="Times New Roman"/>
          <w:sz w:val="28"/>
          <w:szCs w:val="28"/>
        </w:rPr>
        <w:t>6</w:t>
      </w:r>
      <w:r w:rsidR="00B65DE7" w:rsidRPr="007E2645">
        <w:rPr>
          <w:rFonts w:ascii="Times New Roman" w:hAnsi="Times New Roman" w:cs="Times New Roman"/>
          <w:sz w:val="28"/>
          <w:szCs w:val="28"/>
        </w:rPr>
        <w:t>.12.23</w:t>
      </w:r>
    </w:p>
    <w:p w14:paraId="736E3545" w14:textId="77777777" w:rsidR="00F22A9B" w:rsidRPr="007E2645" w:rsidRDefault="00F22A9B" w:rsidP="00F22A9B">
      <w:pPr>
        <w:spacing w:line="378" w:lineRule="exact"/>
        <w:rPr>
          <w:rFonts w:ascii="Times New Roman" w:hAnsi="Times New Roman" w:cs="Times New Roman"/>
          <w:sz w:val="28"/>
          <w:szCs w:val="28"/>
        </w:rPr>
      </w:pPr>
      <w:r w:rsidRPr="007E2645">
        <w:rPr>
          <w:rFonts w:ascii="Times New Roman" w:hAnsi="Times New Roman" w:cs="Times New Roman"/>
          <w:sz w:val="28"/>
          <w:szCs w:val="28"/>
        </w:rPr>
        <w:t xml:space="preserve">Signature of the Project Supervisor: </w:t>
      </w:r>
    </w:p>
    <w:p w14:paraId="4383F1CC" w14:textId="612B4290" w:rsidR="00F22A9B" w:rsidRPr="007E2645" w:rsidRDefault="00B65DE7" w:rsidP="00B65DE7">
      <w:pPr>
        <w:pStyle w:val="Title"/>
        <w:jc w:val="center"/>
        <w:rPr>
          <w:rFonts w:ascii="Times New Roman" w:hAnsi="Times New Roman" w:cs="Times New Roman"/>
          <w:b/>
          <w:bCs/>
          <w:sz w:val="44"/>
        </w:rPr>
      </w:pPr>
      <w:r w:rsidRPr="007E2645">
        <w:rPr>
          <w:rFonts w:ascii="Times New Roman" w:hAnsi="Times New Roman" w:cs="Times New Roman"/>
          <w:b/>
          <w:bCs/>
          <w:sz w:val="44"/>
        </w:rPr>
        <w:lastRenderedPageBreak/>
        <w:t>Table of contents</w:t>
      </w:r>
    </w:p>
    <w:p w14:paraId="3EC2B54E" w14:textId="77777777" w:rsidR="00B65DE7" w:rsidRPr="007E2645" w:rsidRDefault="00B65DE7" w:rsidP="00B65DE7">
      <w:pPr>
        <w:rPr>
          <w:rFonts w:ascii="Times New Roman" w:hAnsi="Times New Roman" w:cs="Times New Roman"/>
          <w:sz w:val="24"/>
        </w:rPr>
      </w:pPr>
    </w:p>
    <w:p w14:paraId="238D61FF" w14:textId="5724D47A" w:rsidR="00A1190D" w:rsidRDefault="00B65DE7" w:rsidP="00B65DE7">
      <w:pPr>
        <w:rPr>
          <w:rFonts w:ascii="Times New Roman" w:hAnsi="Times New Roman" w:cs="Times New Roman"/>
          <w:sz w:val="24"/>
        </w:rPr>
      </w:pPr>
      <w:r w:rsidRPr="007E2645">
        <w:rPr>
          <w:rFonts w:ascii="Times New Roman" w:hAnsi="Times New Roman" w:cs="Times New Roman"/>
          <w:sz w:val="24"/>
        </w:rPr>
        <w:t>Chapters</w:t>
      </w:r>
      <w:r w:rsidR="00BB6D2F" w:rsidRPr="007E2645">
        <w:rPr>
          <w:rFonts w:ascii="Times New Roman" w:hAnsi="Times New Roman" w:cs="Times New Roman"/>
          <w:sz w:val="24"/>
        </w:rPr>
        <w:t xml:space="preserve">                                                                                                                         </w:t>
      </w:r>
      <w:r w:rsidR="0059070C" w:rsidRPr="007E2645">
        <w:rPr>
          <w:rFonts w:ascii="Times New Roman" w:hAnsi="Times New Roman" w:cs="Times New Roman"/>
          <w:sz w:val="24"/>
        </w:rPr>
        <w:t xml:space="preserve"> </w:t>
      </w:r>
      <w:r w:rsidR="008263DC">
        <w:rPr>
          <w:rFonts w:ascii="Times New Roman" w:hAnsi="Times New Roman" w:cs="Times New Roman"/>
          <w:sz w:val="24"/>
        </w:rPr>
        <w:t>P</w:t>
      </w:r>
      <w:r w:rsidR="00735AD8" w:rsidRPr="007E2645">
        <w:rPr>
          <w:rFonts w:ascii="Times New Roman" w:hAnsi="Times New Roman" w:cs="Times New Roman"/>
          <w:sz w:val="24"/>
        </w:rPr>
        <w:t>age no.</w:t>
      </w:r>
    </w:p>
    <w:p w14:paraId="118567B0" w14:textId="2F5925D5" w:rsidR="007E2645" w:rsidRPr="007E2645" w:rsidRDefault="007E2645" w:rsidP="007E2645">
      <w:pPr>
        <w:pStyle w:val="ListParagraph"/>
        <w:numPr>
          <w:ilvl w:val="0"/>
          <w:numId w:val="1"/>
        </w:numPr>
        <w:spacing w:line="360" w:lineRule="auto"/>
        <w:rPr>
          <w:rFonts w:ascii="Times New Roman" w:hAnsi="Times New Roman" w:cs="Times New Roman"/>
          <w:sz w:val="24"/>
        </w:rPr>
      </w:pPr>
      <w:r w:rsidRPr="007E2645">
        <w:rPr>
          <w:rFonts w:ascii="Times New Roman" w:hAnsi="Times New Roman" w:cs="Times New Roman"/>
          <w:sz w:val="24"/>
        </w:rPr>
        <w:t>Abstract</w:t>
      </w:r>
      <w:r>
        <w:rPr>
          <w:rFonts w:ascii="Times New Roman" w:hAnsi="Times New Roman" w:cs="Times New Roman"/>
          <w:sz w:val="24"/>
        </w:rPr>
        <w:t>…………………………………………………………………………….1</w:t>
      </w:r>
    </w:p>
    <w:p w14:paraId="34104904" w14:textId="5CC08312" w:rsidR="007E2645" w:rsidRDefault="007E2645" w:rsidP="007E2645">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Introduction………………………………………………………………………...2</w:t>
      </w:r>
    </w:p>
    <w:p w14:paraId="675FAD12" w14:textId="7037F0C4" w:rsidR="007E2645" w:rsidRDefault="007E2645" w:rsidP="007E2645">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Literature review…………………………………………………………………...3</w:t>
      </w:r>
    </w:p>
    <w:p w14:paraId="6B8EB24E" w14:textId="2D1C8045" w:rsidR="007E2645" w:rsidRDefault="007E2645" w:rsidP="007E2645">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Future enhancements………………………………………………………………4</w:t>
      </w:r>
    </w:p>
    <w:p w14:paraId="1E65A141" w14:textId="3971B4A7" w:rsidR="007E2645" w:rsidRDefault="007E2645" w:rsidP="007E2645">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Conclusion…………………………………………………………………………5</w:t>
      </w:r>
    </w:p>
    <w:p w14:paraId="4220A3F2" w14:textId="5A2C3F7C" w:rsidR="007E2645" w:rsidRPr="007E2645" w:rsidRDefault="007E2645" w:rsidP="007E2645">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References………………………………………………………………………….6</w:t>
      </w:r>
    </w:p>
    <w:p w14:paraId="14D1E75B" w14:textId="77777777" w:rsidR="007E2645" w:rsidRPr="007E2645" w:rsidRDefault="007E2645" w:rsidP="00B65DE7">
      <w:pPr>
        <w:rPr>
          <w:rFonts w:ascii="Times New Roman" w:hAnsi="Times New Roman" w:cs="Times New Roman"/>
          <w:sz w:val="24"/>
        </w:rPr>
      </w:pPr>
    </w:p>
    <w:p w14:paraId="378DD6D1" w14:textId="77777777" w:rsidR="00A1190D" w:rsidRPr="007E2645" w:rsidRDefault="00A1190D">
      <w:pPr>
        <w:rPr>
          <w:rFonts w:ascii="Times New Roman" w:hAnsi="Times New Roman" w:cs="Times New Roman"/>
          <w:sz w:val="24"/>
        </w:rPr>
      </w:pPr>
      <w:r w:rsidRPr="007E2645">
        <w:rPr>
          <w:rFonts w:ascii="Times New Roman" w:hAnsi="Times New Roman" w:cs="Times New Roman"/>
          <w:sz w:val="24"/>
        </w:rPr>
        <w:br w:type="page"/>
      </w:r>
    </w:p>
    <w:p w14:paraId="3977988F" w14:textId="6C13F6D6" w:rsidR="00304645" w:rsidRDefault="005C367E" w:rsidP="00954CDC">
      <w:pPr>
        <w:jc w:val="center"/>
        <w:rPr>
          <w:rFonts w:ascii="Times New Roman" w:hAnsi="Times New Roman" w:cs="Times New Roman"/>
          <w:b/>
          <w:bCs/>
          <w:sz w:val="32"/>
          <w:szCs w:val="28"/>
        </w:rPr>
      </w:pPr>
      <w:r w:rsidRPr="005C367E">
        <w:rPr>
          <w:rFonts w:ascii="Times New Roman" w:hAnsi="Times New Roman" w:cs="Times New Roman"/>
          <w:b/>
          <w:bCs/>
          <w:sz w:val="32"/>
          <w:szCs w:val="28"/>
        </w:rPr>
        <w:lastRenderedPageBreak/>
        <w:t>ABSTRACT</w:t>
      </w:r>
    </w:p>
    <w:p w14:paraId="4C9731B7" w14:textId="77777777" w:rsidR="005C367E" w:rsidRPr="005C367E" w:rsidRDefault="005C367E" w:rsidP="00954CDC">
      <w:pPr>
        <w:jc w:val="center"/>
        <w:rPr>
          <w:rFonts w:ascii="Times New Roman" w:hAnsi="Times New Roman" w:cs="Times New Roman"/>
          <w:b/>
          <w:bCs/>
          <w:sz w:val="32"/>
          <w:szCs w:val="28"/>
        </w:rPr>
      </w:pPr>
    </w:p>
    <w:p w14:paraId="1D980C40" w14:textId="27027E43" w:rsidR="00E23A09" w:rsidRPr="007E2645" w:rsidRDefault="001334AE" w:rsidP="005C367E">
      <w:pPr>
        <w:pStyle w:val="NormalWeb"/>
        <w:spacing w:line="360" w:lineRule="auto"/>
        <w:ind w:firstLine="720"/>
        <w:jc w:val="both"/>
      </w:pPr>
      <w:r w:rsidRPr="007E2645">
        <w:t xml:space="preserve">This research explores the integration of signature-based handwriting recognition as a novel approach for authentication purposes. Traditional methods of authentication often rely on passwords or biometric data, which may be susceptible to various security risks. </w:t>
      </w:r>
      <w:r w:rsidR="005E3CB7">
        <w:t>This system provides a robust idea about how signatures are recognized using convolutional neural networks. The signatures are classified as forged and genuine and then trained accordingly. After recognition, we test our algorithm and find that we have an accuracy of 94.92%. we are using the SoftMax regression model for implementing the machine learning program.</w:t>
      </w:r>
      <w:r w:rsidR="00C35D65" w:rsidRPr="007E2645">
        <w:t xml:space="preserve"> </w:t>
      </w:r>
    </w:p>
    <w:p w14:paraId="363BA455" w14:textId="77777777" w:rsidR="00741366" w:rsidRPr="007E2645" w:rsidRDefault="00741366" w:rsidP="00954CDC">
      <w:pPr>
        <w:rPr>
          <w:rFonts w:ascii="Times New Roman" w:hAnsi="Times New Roman" w:cs="Times New Roman"/>
          <w:sz w:val="24"/>
          <w:szCs w:val="24"/>
        </w:rPr>
      </w:pPr>
    </w:p>
    <w:p w14:paraId="5D10DE4C" w14:textId="648F5BF5" w:rsidR="00A1190D" w:rsidRPr="007E2645" w:rsidRDefault="00A1190D">
      <w:pPr>
        <w:rPr>
          <w:rFonts w:ascii="Times New Roman" w:hAnsi="Times New Roman" w:cs="Times New Roman"/>
          <w:sz w:val="24"/>
        </w:rPr>
      </w:pPr>
      <w:r w:rsidRPr="007E2645">
        <w:rPr>
          <w:rFonts w:ascii="Times New Roman" w:hAnsi="Times New Roman" w:cs="Times New Roman"/>
          <w:sz w:val="24"/>
        </w:rPr>
        <w:br w:type="page"/>
      </w:r>
    </w:p>
    <w:p w14:paraId="2D9460C4" w14:textId="56CCC201" w:rsidR="00B95949" w:rsidRDefault="005C367E" w:rsidP="00B95949">
      <w:pPr>
        <w:jc w:val="center"/>
        <w:rPr>
          <w:rFonts w:ascii="Times New Roman" w:hAnsi="Times New Roman" w:cs="Times New Roman"/>
          <w:b/>
          <w:bCs/>
          <w:sz w:val="32"/>
          <w:szCs w:val="28"/>
        </w:rPr>
      </w:pPr>
      <w:r w:rsidRPr="005C367E">
        <w:rPr>
          <w:rFonts w:ascii="Times New Roman" w:hAnsi="Times New Roman" w:cs="Times New Roman"/>
          <w:b/>
          <w:bCs/>
          <w:sz w:val="32"/>
          <w:szCs w:val="28"/>
        </w:rPr>
        <w:lastRenderedPageBreak/>
        <w:t>INTRODUCTION</w:t>
      </w:r>
    </w:p>
    <w:p w14:paraId="71289509" w14:textId="77777777" w:rsidR="005C367E" w:rsidRPr="005C367E" w:rsidRDefault="005C367E" w:rsidP="00B95949">
      <w:pPr>
        <w:jc w:val="center"/>
        <w:rPr>
          <w:rFonts w:ascii="Times New Roman" w:hAnsi="Times New Roman" w:cs="Times New Roman"/>
          <w:b/>
          <w:bCs/>
          <w:sz w:val="28"/>
          <w:szCs w:val="24"/>
        </w:rPr>
      </w:pPr>
    </w:p>
    <w:p w14:paraId="1F0CFC43" w14:textId="6FE314F5" w:rsidR="004620F5" w:rsidRDefault="00726F81" w:rsidP="005C367E">
      <w:pPr>
        <w:spacing w:line="360" w:lineRule="auto"/>
        <w:ind w:firstLine="720"/>
        <w:jc w:val="both"/>
        <w:rPr>
          <w:rFonts w:ascii="Times New Roman" w:eastAsia="Times New Roman" w:hAnsi="Times New Roman" w:cs="Times New Roman"/>
          <w:kern w:val="0"/>
          <w:sz w:val="24"/>
          <w:szCs w:val="24"/>
          <w:lang w:eastAsia="en-IN"/>
          <w14:ligatures w14:val="none"/>
        </w:rPr>
      </w:pPr>
      <w:r w:rsidRPr="007E2645">
        <w:rPr>
          <w:rFonts w:ascii="Times New Roman" w:eastAsia="Times New Roman" w:hAnsi="Times New Roman" w:cs="Times New Roman"/>
          <w:kern w:val="0"/>
          <w:sz w:val="24"/>
          <w:szCs w:val="24"/>
          <w:lang w:eastAsia="en-IN"/>
          <w14:ligatures w14:val="none"/>
        </w:rPr>
        <w:t xml:space="preserve">Handwriting recognition for authentication is a groundbreaking project that combines computer vision and machine learning. TensorFlow is used as a reliable framework to implement this project. Given the growing need for secure and efficient authentication methods, this project aims to develop a signature-based authentication system. Advanced techniques are employed to distinguish genuine signatures from forged ones. This will contribute to fraud detection and reduce the workload of manual verification. The project begins by creating a comprehensive dataset of diverse signatures that captures the inherent variability in individual writing styles. OpenCV is then used to process the signature images and extract relevant features, which form the basis of the machine learning analysis. Each signature is </w:t>
      </w:r>
      <w:r w:rsidR="00B95949" w:rsidRPr="007E2645">
        <w:rPr>
          <w:rFonts w:ascii="Times New Roman" w:eastAsia="Times New Roman" w:hAnsi="Times New Roman" w:cs="Times New Roman"/>
          <w:kern w:val="0"/>
          <w:sz w:val="24"/>
          <w:szCs w:val="24"/>
          <w:lang w:eastAsia="en-IN"/>
          <w14:ligatures w14:val="none"/>
        </w:rPr>
        <w:t>labelled</w:t>
      </w:r>
      <w:r w:rsidRPr="007E2645">
        <w:rPr>
          <w:rFonts w:ascii="Times New Roman" w:eastAsia="Times New Roman" w:hAnsi="Times New Roman" w:cs="Times New Roman"/>
          <w:kern w:val="0"/>
          <w:sz w:val="24"/>
          <w:szCs w:val="24"/>
          <w:lang w:eastAsia="en-IN"/>
          <w14:ligatures w14:val="none"/>
        </w:rPr>
        <w:t xml:space="preserve"> as either genuine or forged, which provides a supervised learning framework for model training. TensorFlow's SoftMax regression model is used to train the system, allowing the model to learn the intricate patterns and dynamics within the signatures. The trained model's performance is then evaluated using distinct sets of signatures dedicated to testing, providing insights into its predictive accuracy. The project employs key evaluation metrics such as a confusion matrix and a Receiver Operating Characteristic (ROC) curve to assess the model's ability </w:t>
      </w:r>
      <w:r w:rsidR="00027A8C">
        <w:rPr>
          <w:rFonts w:ascii="Times New Roman" w:eastAsia="Times New Roman" w:hAnsi="Times New Roman" w:cs="Times New Roman"/>
          <w:kern w:val="0"/>
          <w:sz w:val="24"/>
          <w:szCs w:val="24"/>
          <w:lang w:eastAsia="en-IN"/>
          <w14:ligatures w14:val="none"/>
        </w:rPr>
        <w:t>to classify genuine and forged signatures correctly</w:t>
      </w:r>
      <w:r w:rsidRPr="007E2645">
        <w:rPr>
          <w:rFonts w:ascii="Times New Roman" w:eastAsia="Times New Roman" w:hAnsi="Times New Roman" w:cs="Times New Roman"/>
          <w:kern w:val="0"/>
          <w:sz w:val="24"/>
          <w:szCs w:val="24"/>
          <w:lang w:eastAsia="en-IN"/>
          <w14:ligatures w14:val="none"/>
        </w:rPr>
        <w:t>. Although the authentication system offers a reliable means of distinguishing authentic signatures from forgeries, it is essential to acknowledge the inherent limitations of AI. The project emphasizes continual refinement and adaptation to evolving handwriting styles. The system authenticates signatures based on genuine samples while accounting for the possibility of occasional prediction errors. This project represents a significant stride towards enhancing security protocols through innovative applications of computer vision and machine learning. Automating the identification of fraudulent signatures, not only streamlines authentication processes but also contributes to the broader objective of minimizing manual intervention and safeguarding against potential security threats.</w:t>
      </w:r>
    </w:p>
    <w:p w14:paraId="0989AF79" w14:textId="77777777" w:rsidR="0081463A" w:rsidRDefault="0081463A" w:rsidP="005C367E">
      <w:pPr>
        <w:spacing w:line="360" w:lineRule="auto"/>
        <w:ind w:firstLine="720"/>
        <w:jc w:val="both"/>
        <w:rPr>
          <w:rFonts w:ascii="Times New Roman" w:eastAsia="Times New Roman" w:hAnsi="Times New Roman" w:cs="Times New Roman"/>
          <w:kern w:val="0"/>
          <w:sz w:val="24"/>
          <w:szCs w:val="24"/>
          <w:lang w:eastAsia="en-IN"/>
          <w14:ligatures w14:val="none"/>
        </w:rPr>
      </w:pPr>
    </w:p>
    <w:p w14:paraId="3DF9FEF6" w14:textId="77777777" w:rsidR="0081463A" w:rsidRDefault="0081463A" w:rsidP="005C367E">
      <w:pPr>
        <w:spacing w:line="360" w:lineRule="auto"/>
        <w:ind w:firstLine="720"/>
        <w:jc w:val="both"/>
        <w:rPr>
          <w:rFonts w:ascii="Times New Roman" w:eastAsia="Times New Roman" w:hAnsi="Times New Roman" w:cs="Times New Roman"/>
          <w:kern w:val="0"/>
          <w:sz w:val="24"/>
          <w:szCs w:val="24"/>
          <w:lang w:eastAsia="en-IN"/>
          <w14:ligatures w14:val="none"/>
        </w:rPr>
      </w:pPr>
    </w:p>
    <w:p w14:paraId="1AB94056" w14:textId="77777777" w:rsidR="0081463A" w:rsidRDefault="0081463A" w:rsidP="005C367E">
      <w:pPr>
        <w:spacing w:line="360" w:lineRule="auto"/>
        <w:ind w:firstLine="720"/>
        <w:jc w:val="both"/>
        <w:rPr>
          <w:rFonts w:ascii="Times New Roman" w:eastAsia="Times New Roman" w:hAnsi="Times New Roman" w:cs="Times New Roman"/>
          <w:kern w:val="0"/>
          <w:sz w:val="24"/>
          <w:szCs w:val="24"/>
          <w:lang w:eastAsia="en-IN"/>
          <w14:ligatures w14:val="none"/>
        </w:rPr>
      </w:pPr>
    </w:p>
    <w:p w14:paraId="3404F132" w14:textId="77777777" w:rsidR="0081463A" w:rsidRDefault="0081463A" w:rsidP="0081463A">
      <w:pPr>
        <w:spacing w:line="360" w:lineRule="auto"/>
        <w:jc w:val="both"/>
        <w:rPr>
          <w:rFonts w:ascii="Times New Roman" w:eastAsia="Times New Roman" w:hAnsi="Times New Roman" w:cs="Times New Roman"/>
          <w:kern w:val="0"/>
          <w:sz w:val="24"/>
          <w:szCs w:val="24"/>
          <w:lang w:eastAsia="en-IN"/>
          <w14:ligatures w14:val="none"/>
        </w:rPr>
      </w:pPr>
    </w:p>
    <w:p w14:paraId="2EA1A6BE" w14:textId="4192ADE8" w:rsidR="0081463A" w:rsidRDefault="00027A8C" w:rsidP="0081463A">
      <w:pPr>
        <w:spacing w:line="360" w:lineRule="auto"/>
        <w:jc w:val="center"/>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4. EXPERIMENTS</w:t>
      </w:r>
    </w:p>
    <w:p w14:paraId="26FB1183" w14:textId="0BB3286B" w:rsidR="00D77A43" w:rsidRDefault="00FF6301" w:rsidP="00027A8C">
      <w:pPr>
        <w:pStyle w:val="ListParagraph"/>
        <w:numPr>
          <w:ilvl w:val="1"/>
          <w:numId w:val="6"/>
        </w:numPr>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OpenCV</w:t>
      </w:r>
      <w:r w:rsidR="00027A8C">
        <w:rPr>
          <w:rFonts w:ascii="Times New Roman" w:eastAsia="Times New Roman" w:hAnsi="Times New Roman" w:cs="Times New Roman"/>
          <w:kern w:val="0"/>
          <w:sz w:val="24"/>
          <w:szCs w:val="24"/>
          <w:lang w:eastAsia="en-IN"/>
          <w14:ligatures w14:val="none"/>
        </w:rPr>
        <w:t>:</w:t>
      </w:r>
    </w:p>
    <w:p w14:paraId="0DFF1736" w14:textId="77777777" w:rsidR="00027A8C" w:rsidRDefault="00027A8C" w:rsidP="00FF6301">
      <w:pPr>
        <w:pStyle w:val="ListParagraph"/>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FF6301">
        <w:rPr>
          <w:rFonts w:ascii="Times New Roman" w:eastAsia="Times New Roman" w:hAnsi="Times New Roman" w:cs="Times New Roman"/>
          <w:kern w:val="0"/>
          <w:sz w:val="24"/>
          <w:szCs w:val="24"/>
          <w:lang w:eastAsia="en-IN"/>
          <w14:ligatures w14:val="none"/>
        </w:rPr>
        <w:t xml:space="preserve">The main idea of using OpenCV is to read </w:t>
      </w:r>
      <w:r>
        <w:rPr>
          <w:rFonts w:ascii="Times New Roman" w:eastAsia="Times New Roman" w:hAnsi="Times New Roman" w:cs="Times New Roman"/>
          <w:kern w:val="0"/>
          <w:sz w:val="24"/>
          <w:szCs w:val="24"/>
          <w:lang w:eastAsia="en-IN"/>
          <w14:ligatures w14:val="none"/>
        </w:rPr>
        <w:t xml:space="preserve">the </w:t>
      </w:r>
      <w:r w:rsidR="00FF6301">
        <w:rPr>
          <w:rFonts w:ascii="Times New Roman" w:eastAsia="Times New Roman" w:hAnsi="Times New Roman" w:cs="Times New Roman"/>
          <w:kern w:val="0"/>
          <w:sz w:val="24"/>
          <w:szCs w:val="24"/>
          <w:lang w:eastAsia="en-IN"/>
          <w14:ligatures w14:val="none"/>
        </w:rPr>
        <w:t xml:space="preserve">image and process the image in </w:t>
      </w:r>
      <w:r>
        <w:rPr>
          <w:rFonts w:ascii="Times New Roman" w:eastAsia="Times New Roman" w:hAnsi="Times New Roman" w:cs="Times New Roman"/>
          <w:kern w:val="0"/>
          <w:sz w:val="24"/>
          <w:szCs w:val="24"/>
          <w:lang w:eastAsia="en-IN"/>
          <w14:ligatures w14:val="none"/>
        </w:rPr>
        <w:t xml:space="preserve">a      </w:t>
      </w:r>
    </w:p>
    <w:p w14:paraId="416EF2C3" w14:textId="723247F3" w:rsidR="00FF6301" w:rsidRDefault="00027A8C" w:rsidP="00FF6301">
      <w:pPr>
        <w:pStyle w:val="ListParagraph"/>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way</w:t>
      </w:r>
      <w:r w:rsidR="00FF6301">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that</w:t>
      </w:r>
      <w:r w:rsidR="00FF6301">
        <w:rPr>
          <w:rFonts w:ascii="Times New Roman" w:eastAsia="Times New Roman" w:hAnsi="Times New Roman" w:cs="Times New Roman"/>
          <w:kern w:val="0"/>
          <w:sz w:val="24"/>
          <w:szCs w:val="24"/>
          <w:lang w:eastAsia="en-IN"/>
          <w14:ligatures w14:val="none"/>
        </w:rPr>
        <w:t xml:space="preserve"> CNN will be able to </w:t>
      </w:r>
      <w:r>
        <w:rPr>
          <w:rFonts w:ascii="Times New Roman" w:eastAsia="Times New Roman" w:hAnsi="Times New Roman" w:cs="Times New Roman"/>
          <w:kern w:val="0"/>
          <w:sz w:val="24"/>
          <w:szCs w:val="24"/>
          <w:lang w:eastAsia="en-IN"/>
          <w14:ligatures w14:val="none"/>
        </w:rPr>
        <w:t>utilize</w:t>
      </w:r>
      <w:r w:rsidR="00FF6301">
        <w:rPr>
          <w:rFonts w:ascii="Times New Roman" w:eastAsia="Times New Roman" w:hAnsi="Times New Roman" w:cs="Times New Roman"/>
          <w:kern w:val="0"/>
          <w:sz w:val="24"/>
          <w:szCs w:val="24"/>
          <w:lang w:eastAsia="en-IN"/>
          <w14:ligatures w14:val="none"/>
        </w:rPr>
        <w:t xml:space="preserve"> it</w:t>
      </w:r>
      <w:r>
        <w:rPr>
          <w:rFonts w:ascii="Times New Roman" w:eastAsia="Times New Roman" w:hAnsi="Times New Roman" w:cs="Times New Roman"/>
          <w:kern w:val="0"/>
          <w:sz w:val="24"/>
          <w:szCs w:val="24"/>
          <w:lang w:eastAsia="en-IN"/>
          <w14:ligatures w14:val="none"/>
        </w:rPr>
        <w:t>.</w:t>
      </w:r>
    </w:p>
    <w:p w14:paraId="41462917" w14:textId="475CCB4D" w:rsidR="00027A8C" w:rsidRDefault="00027A8C" w:rsidP="00FF6301">
      <w:pPr>
        <w:pStyle w:val="ListParagraph"/>
        <w:spacing w:line="360" w:lineRule="auto"/>
        <w:jc w:val="both"/>
        <w:rPr>
          <w:rFonts w:ascii="Times New Roman" w:eastAsia="Times New Roman" w:hAnsi="Times New Roman" w:cs="Times New Roman"/>
          <w:kern w:val="0"/>
          <w:sz w:val="24"/>
          <w:szCs w:val="24"/>
          <w:lang w:eastAsia="en-IN"/>
          <w14:ligatures w14:val="none"/>
        </w:rPr>
      </w:pPr>
    </w:p>
    <w:p w14:paraId="0C417ED6" w14:textId="50ACD4B0" w:rsidR="004B66DE" w:rsidRPr="004B66DE" w:rsidRDefault="00D40048" w:rsidP="004B66DE">
      <w:pPr>
        <w:pStyle w:val="ListParagraph"/>
        <w:numPr>
          <w:ilvl w:val="1"/>
          <w:numId w:val="6"/>
        </w:numPr>
        <w:spacing w:line="360" w:lineRule="auto"/>
        <w:jc w:val="both"/>
        <w:rPr>
          <w:rFonts w:ascii="Times New Roman" w:eastAsia="Times New Roman" w:hAnsi="Times New Roman" w:cs="Times New Roman"/>
          <w:kern w:val="0"/>
          <w:sz w:val="24"/>
          <w:szCs w:val="24"/>
          <w:lang w:eastAsia="en-IN"/>
          <w14:ligatures w14:val="none"/>
        </w:rPr>
      </w:pPr>
      <w:r w:rsidRPr="00B967C3">
        <w:rPr>
          <w:rFonts w:eastAsia="Times New Roman"/>
          <w:b/>
          <w:bCs/>
          <w:noProof/>
          <w:kern w:val="0"/>
          <w:lang w:eastAsia="en-IN"/>
          <w14:ligatures w14:val="none"/>
        </w:rPr>
        <w:drawing>
          <wp:anchor distT="0" distB="0" distL="114300" distR="114300" simplePos="0" relativeHeight="251656704" behindDoc="0" locked="0" layoutInCell="1" allowOverlap="1" wp14:anchorId="1E7B1CF7" wp14:editId="0842B703">
            <wp:simplePos x="0" y="0"/>
            <wp:positionH relativeFrom="column">
              <wp:posOffset>213610</wp:posOffset>
            </wp:positionH>
            <wp:positionV relativeFrom="paragraph">
              <wp:posOffset>1696397</wp:posOffset>
            </wp:positionV>
            <wp:extent cx="5302250" cy="3797300"/>
            <wp:effectExtent l="0" t="0" r="0" b="0"/>
            <wp:wrapSquare wrapText="bothSides"/>
            <wp:docPr id="1955554056" name="Picture 195555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54056" name=""/>
                    <pic:cNvPicPr/>
                  </pic:nvPicPr>
                  <pic:blipFill>
                    <a:blip r:embed="rId6">
                      <a:extLst>
                        <a:ext uri="{28A0092B-C50C-407E-A947-70E740481C1C}">
                          <a14:useLocalDpi xmlns:a14="http://schemas.microsoft.com/office/drawing/2010/main" val="0"/>
                        </a:ext>
                      </a:extLst>
                    </a:blip>
                    <a:stretch>
                      <a:fillRect/>
                    </a:stretch>
                  </pic:blipFill>
                  <pic:spPr>
                    <a:xfrm>
                      <a:off x="0" y="0"/>
                      <a:ext cx="5302250" cy="3797300"/>
                    </a:xfrm>
                    <a:prstGeom prst="rect">
                      <a:avLst/>
                    </a:prstGeom>
                  </pic:spPr>
                </pic:pic>
              </a:graphicData>
            </a:graphic>
          </wp:anchor>
        </w:drawing>
      </w:r>
      <w:r w:rsidR="00027A8C" w:rsidRPr="00027A8C">
        <w:rPr>
          <w:rFonts w:ascii="Times New Roman" w:eastAsia="Times New Roman" w:hAnsi="Times New Roman" w:cs="Times New Roman"/>
          <w:kern w:val="0"/>
          <w:sz w:val="24"/>
          <w:szCs w:val="24"/>
          <w:lang w:eastAsia="en-IN"/>
          <w14:ligatures w14:val="none"/>
        </w:rPr>
        <w:t>TensorFlow:</w:t>
      </w:r>
      <w:r w:rsidR="00027A8C" w:rsidRPr="00027A8C">
        <w:rPr>
          <w:rFonts w:ascii="Times New Roman" w:eastAsia="Times New Roman" w:hAnsi="Times New Roman" w:cs="Times New Roman"/>
          <w:kern w:val="0"/>
          <w:sz w:val="24"/>
          <w:szCs w:val="24"/>
          <w:lang w:eastAsia="en-IN"/>
          <w14:ligatures w14:val="none"/>
        </w:rPr>
        <w:br/>
      </w:r>
      <w:r w:rsidR="00027A8C" w:rsidRPr="00027A8C">
        <w:rPr>
          <w:rFonts w:ascii="Times New Roman" w:hAnsi="Times New Roman" w:cs="Times New Roman"/>
          <w:sz w:val="24"/>
          <w:szCs w:val="24"/>
        </w:rPr>
        <w:t xml:space="preserve">TensorFlow is an open-source machine learning framework developed by the Google Brain team. It is designed to facilitate the development and training of machine learning models, particularly neural networks. TensorFlow provides a comprehensive set of tools and libraries for building and deploying artificial intelligence </w:t>
      </w:r>
      <w:r w:rsidR="000035E1" w:rsidRPr="00027A8C">
        <w:rPr>
          <w:rFonts w:ascii="Times New Roman" w:hAnsi="Times New Roman" w:cs="Times New Roman"/>
          <w:sz w:val="24"/>
          <w:szCs w:val="24"/>
        </w:rPr>
        <w:t>applicati</w:t>
      </w:r>
      <w:r w:rsidR="000035E1">
        <w:rPr>
          <w:rFonts w:ascii="Times New Roman" w:hAnsi="Times New Roman" w:cs="Times New Roman"/>
          <w:sz w:val="24"/>
          <w:szCs w:val="24"/>
        </w:rPr>
        <w:t>ons</w:t>
      </w:r>
      <w:ins w:id="0" w:author="Microsoft Word" w:date="2023-12-26T12:00:00Z">
        <w:r w:rsidR="000035E1">
          <w:rPr>
            <w:rFonts w:ascii="Times New Roman" w:hAnsi="Times New Roman" w:cs="Times New Roman"/>
            <w:sz w:val="24"/>
            <w:szCs w:val="24"/>
          </w:rPr>
          <w:t>.</w:t>
        </w:r>
      </w:ins>
    </w:p>
    <w:p w14:paraId="7EE767E9" w14:textId="7D80A301" w:rsidR="004B66DE" w:rsidRPr="004B66DE" w:rsidRDefault="00D40048" w:rsidP="000035E1">
      <w:pPr>
        <w:pStyle w:val="ListParagraph"/>
        <w:spacing w:line="360" w:lineRule="auto"/>
        <w:ind w:left="108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Fig 4.1 code part 1</w:t>
      </w:r>
    </w:p>
    <w:p w14:paraId="10323A36" w14:textId="3C078E28" w:rsidR="00027A8C" w:rsidRPr="00FF6301" w:rsidRDefault="00027A8C" w:rsidP="00FF6301">
      <w:pPr>
        <w:pStyle w:val="ListParagraph"/>
        <w:spacing w:line="360" w:lineRule="auto"/>
        <w:jc w:val="both"/>
        <w:rPr>
          <w:rFonts w:ascii="Times New Roman" w:eastAsia="Times New Roman" w:hAnsi="Times New Roman" w:cs="Times New Roman"/>
          <w:kern w:val="0"/>
          <w:sz w:val="24"/>
          <w:szCs w:val="24"/>
          <w:lang w:eastAsia="en-IN"/>
          <w14:ligatures w14:val="none"/>
        </w:rPr>
      </w:pPr>
    </w:p>
    <w:p w14:paraId="78A72175" w14:textId="604BA2AE" w:rsidR="00194BE6" w:rsidRPr="00D40048" w:rsidRDefault="00D77A43" w:rsidP="00D40048">
      <w:pPr>
        <w:pStyle w:val="ListParagraph"/>
        <w:spacing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00EF4E0E" w:rsidRPr="00EF4E0E">
        <w:rPr>
          <w:rFonts w:ascii="Times New Roman" w:eastAsia="Times New Roman" w:hAnsi="Times New Roman" w:cs="Times New Roman"/>
          <w:b/>
          <w:bCs/>
          <w:kern w:val="0"/>
          <w:sz w:val="24"/>
          <w:szCs w:val="24"/>
          <w:lang w:eastAsia="en-IN"/>
          <w14:ligatures w14:val="none"/>
        </w:rPr>
        <w:br/>
      </w:r>
      <w:r w:rsidR="00EF4E0E" w:rsidRPr="00D40048">
        <w:rPr>
          <w:rFonts w:ascii="Times New Roman" w:eastAsia="Times New Roman" w:hAnsi="Times New Roman" w:cs="Times New Roman"/>
          <w:b/>
          <w:bCs/>
          <w:kern w:val="0"/>
          <w:sz w:val="24"/>
          <w:szCs w:val="24"/>
          <w:lang w:eastAsia="en-IN"/>
          <w14:ligatures w14:val="none"/>
        </w:rPr>
        <w:t xml:space="preserve"> </w:t>
      </w:r>
      <w:r w:rsidR="004620F5" w:rsidRPr="00D40048">
        <w:rPr>
          <w:rFonts w:ascii="Times New Roman" w:eastAsia="Times New Roman" w:hAnsi="Times New Roman" w:cs="Times New Roman"/>
          <w:kern w:val="0"/>
          <w:sz w:val="24"/>
          <w:szCs w:val="24"/>
          <w:lang w:eastAsia="en-IN"/>
          <w14:ligatures w14:val="none"/>
        </w:rPr>
        <w:br w:type="page"/>
      </w:r>
      <w:r w:rsidR="008E2177" w:rsidRPr="00D40048">
        <w:rPr>
          <w:rFonts w:ascii="Times New Roman" w:hAnsi="Times New Roman" w:cs="Times New Roman"/>
          <w:sz w:val="24"/>
          <w:szCs w:val="24"/>
        </w:rPr>
        <w:lastRenderedPageBreak/>
        <w:t xml:space="preserve">   </w:t>
      </w:r>
      <w:r w:rsidR="00E20E3B" w:rsidRPr="00D40048">
        <w:rPr>
          <w:rFonts w:ascii="Times New Roman" w:hAnsi="Times New Roman" w:cs="Times New Roman"/>
          <w:sz w:val="24"/>
          <w:szCs w:val="24"/>
        </w:rPr>
        <w:t>We are importing cv2 which is OpenCV and TensorFlow</w:t>
      </w:r>
    </w:p>
    <w:p w14:paraId="505A0083" w14:textId="77777777" w:rsidR="00DA5E57" w:rsidRDefault="00194BE6" w:rsidP="005C367E">
      <w:pPr>
        <w:rPr>
          <w:rFonts w:ascii="Times New Roman" w:hAnsi="Times New Roman" w:cs="Times New Roman"/>
          <w:sz w:val="24"/>
          <w:szCs w:val="24"/>
        </w:rPr>
      </w:pPr>
      <w:r>
        <w:rPr>
          <w:rFonts w:ascii="Times New Roman" w:hAnsi="Times New Roman" w:cs="Times New Roman"/>
          <w:sz w:val="24"/>
          <w:szCs w:val="24"/>
        </w:rPr>
        <w:t xml:space="preserve">Then we are importing </w:t>
      </w:r>
      <w:proofErr w:type="spellStart"/>
      <w:r>
        <w:rPr>
          <w:rFonts w:ascii="Times New Roman" w:hAnsi="Times New Roman" w:cs="Times New Roman"/>
          <w:sz w:val="24"/>
          <w:szCs w:val="24"/>
        </w:rPr>
        <w:t>os</w:t>
      </w:r>
      <w:proofErr w:type="spellEnd"/>
      <w:r>
        <w:rPr>
          <w:rFonts w:ascii="Times New Roman" w:hAnsi="Times New Roman" w:cs="Times New Roman"/>
          <w:sz w:val="24"/>
          <w:szCs w:val="24"/>
        </w:rPr>
        <w:t xml:space="preserve"> to get the current directory where the file with images has been stored</w:t>
      </w:r>
    </w:p>
    <w:p w14:paraId="1D32AC21" w14:textId="61D5500E" w:rsidR="00DA5E57" w:rsidRDefault="00DA5E57" w:rsidP="005C367E">
      <w:pPr>
        <w:rPr>
          <w:rFonts w:ascii="Times New Roman" w:hAnsi="Times New Roman" w:cs="Times New Roman"/>
          <w:sz w:val="24"/>
          <w:szCs w:val="24"/>
        </w:rPr>
      </w:pP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metrics is used for the confusion matrix and the roc curve which we are plotting with the help of matplotlib which is a built-in library in </w:t>
      </w:r>
      <w:r w:rsidR="00FF429A">
        <w:rPr>
          <w:rFonts w:ascii="Times New Roman" w:hAnsi="Times New Roman" w:cs="Times New Roman"/>
          <w:sz w:val="24"/>
          <w:szCs w:val="24"/>
        </w:rPr>
        <w:t>python.</w:t>
      </w:r>
    </w:p>
    <w:p w14:paraId="6022A0AD" w14:textId="3394A5C5" w:rsidR="00D9614A" w:rsidRDefault="00200568" w:rsidP="005C367E">
      <w:pPr>
        <w:rPr>
          <w:rFonts w:ascii="Times New Roman" w:hAnsi="Times New Roman" w:cs="Times New Roman"/>
          <w:sz w:val="24"/>
          <w:szCs w:val="24"/>
        </w:rPr>
      </w:pP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is imported as the confusion matrix takes value from the </w:t>
      </w:r>
      <w:r w:rsidR="00FF429A">
        <w:rPr>
          <w:rFonts w:ascii="Times New Roman" w:hAnsi="Times New Roman" w:cs="Times New Roman"/>
          <w:sz w:val="24"/>
          <w:szCs w:val="24"/>
        </w:rPr>
        <w:t>NumPy</w:t>
      </w:r>
      <w:r>
        <w:rPr>
          <w:rFonts w:ascii="Times New Roman" w:hAnsi="Times New Roman" w:cs="Times New Roman"/>
          <w:sz w:val="24"/>
          <w:szCs w:val="24"/>
        </w:rPr>
        <w:t xml:space="preserve"> </w:t>
      </w:r>
      <w:r w:rsidR="000A6D5E">
        <w:rPr>
          <w:rFonts w:ascii="Times New Roman" w:hAnsi="Times New Roman" w:cs="Times New Roman"/>
          <w:sz w:val="24"/>
          <w:szCs w:val="24"/>
        </w:rPr>
        <w:t>library only</w:t>
      </w:r>
      <w:r w:rsidR="00D9614A">
        <w:rPr>
          <w:rFonts w:ascii="Times New Roman" w:hAnsi="Times New Roman" w:cs="Times New Roman"/>
          <w:sz w:val="24"/>
          <w:szCs w:val="24"/>
        </w:rPr>
        <w:t>.</w:t>
      </w:r>
    </w:p>
    <w:p w14:paraId="47AD3BBF" w14:textId="51B48A7C" w:rsidR="00D9614A" w:rsidRDefault="00D9614A" w:rsidP="005C367E">
      <w:pPr>
        <w:rPr>
          <w:rFonts w:ascii="Times New Roman" w:hAnsi="Times New Roman" w:cs="Times New Roman"/>
          <w:sz w:val="24"/>
          <w:szCs w:val="24"/>
        </w:rPr>
      </w:pPr>
    </w:p>
    <w:p w14:paraId="6B2BEAC9" w14:textId="66CB9E53" w:rsidR="00D9614A" w:rsidRPr="00D9614A" w:rsidRDefault="00D9614A" w:rsidP="00D9614A">
      <w:pPr>
        <w:pStyle w:val="ListParagraph"/>
        <w:numPr>
          <w:ilvl w:val="1"/>
          <w:numId w:val="6"/>
        </w:numPr>
        <w:rPr>
          <w:rFonts w:ascii="Times New Roman" w:eastAsia="Times New Roman" w:hAnsi="Times New Roman" w:cs="Times New Roman"/>
          <w:kern w:val="0"/>
          <w:sz w:val="24"/>
          <w:szCs w:val="24"/>
          <w:lang w:eastAsia="en-IN"/>
          <w14:ligatures w14:val="none"/>
        </w:rPr>
      </w:pPr>
      <w:r w:rsidRPr="00D9614A">
        <w:rPr>
          <w:rFonts w:ascii="Times New Roman" w:eastAsia="Times New Roman" w:hAnsi="Times New Roman" w:cs="Times New Roman"/>
          <w:kern w:val="0"/>
          <w:sz w:val="24"/>
          <w:szCs w:val="24"/>
          <w:lang w:eastAsia="en-IN"/>
          <w14:ligatures w14:val="none"/>
        </w:rPr>
        <w:t xml:space="preserve">Program Logic : </w:t>
      </w:r>
    </w:p>
    <w:p w14:paraId="71A1C9E7" w14:textId="2C4A2C19" w:rsidR="00D9614A" w:rsidRPr="00D9614A" w:rsidRDefault="00D9614A" w:rsidP="00D9614A">
      <w:pPr>
        <w:ind w:left="720"/>
        <w:rPr>
          <w:rFonts w:ascii="Times New Roman" w:hAnsi="Times New Roman" w:cs="Times New Roman"/>
          <w:sz w:val="24"/>
          <w:szCs w:val="24"/>
        </w:rPr>
      </w:pPr>
    </w:p>
    <w:p w14:paraId="24E29952" w14:textId="4A707D79" w:rsidR="00D9614A" w:rsidRDefault="00D9614A" w:rsidP="00D9614A">
      <w:pPr>
        <w:rPr>
          <w:rFonts w:ascii="Times New Roman" w:hAnsi="Times New Roman" w:cs="Times New Roman"/>
          <w:sz w:val="24"/>
        </w:rPr>
      </w:pPr>
      <w:r w:rsidRPr="00D9614A">
        <w:rPr>
          <w:rFonts w:ascii="Times New Roman" w:hAnsi="Times New Roman" w:cs="Times New Roman"/>
          <w:noProof/>
          <w:sz w:val="24"/>
        </w:rPr>
        <mc:AlternateContent>
          <mc:Choice Requires="wpg">
            <w:drawing>
              <wp:anchor distT="0" distB="0" distL="114300" distR="114300" simplePos="0" relativeHeight="251660800" behindDoc="0" locked="0" layoutInCell="1" allowOverlap="1" wp14:anchorId="04F18443" wp14:editId="2066B95A">
                <wp:simplePos x="0" y="0"/>
                <wp:positionH relativeFrom="margin">
                  <wp:posOffset>60960</wp:posOffset>
                </wp:positionH>
                <wp:positionV relativeFrom="paragraph">
                  <wp:posOffset>829945</wp:posOffset>
                </wp:positionV>
                <wp:extent cx="5478780" cy="1272540"/>
                <wp:effectExtent l="0" t="0" r="26670" b="3810"/>
                <wp:wrapTopAndBottom/>
                <wp:docPr id="14" name="Group 13">
                  <a:extLst xmlns:a="http://schemas.openxmlformats.org/drawingml/2006/main">
                    <a:ext uri="{FF2B5EF4-FFF2-40B4-BE49-F238E27FC236}">
                      <a16:creationId xmlns:a16="http://schemas.microsoft.com/office/drawing/2014/main" id="{329276A5-C6BF-6B48-7B37-75C41D9504DA}"/>
                    </a:ext>
                  </a:extLst>
                </wp:docPr>
                <wp:cNvGraphicFramePr/>
                <a:graphic xmlns:a="http://schemas.openxmlformats.org/drawingml/2006/main">
                  <a:graphicData uri="http://schemas.microsoft.com/office/word/2010/wordprocessingGroup">
                    <wpg:wgp>
                      <wpg:cNvGrpSpPr/>
                      <wpg:grpSpPr>
                        <a:xfrm>
                          <a:off x="0" y="0"/>
                          <a:ext cx="5478780" cy="1272540"/>
                          <a:chOff x="0" y="0"/>
                          <a:chExt cx="9911755" cy="1465055"/>
                        </a:xfrm>
                      </wpg:grpSpPr>
                      <wps:wsp>
                        <wps:cNvPr id="1894030887" name="Rectangle: Rounded Corners 1894030887">
                          <a:extLst>
                            <a:ext uri="{FF2B5EF4-FFF2-40B4-BE49-F238E27FC236}">
                              <a16:creationId xmlns:a16="http://schemas.microsoft.com/office/drawing/2014/main" id="{DA55BA3E-7E16-4EE9-AC16-BCD43A43BB0C}"/>
                            </a:ext>
                          </a:extLst>
                        </wps:cNvPr>
                        <wps:cNvSpPr/>
                        <wps:spPr>
                          <a:xfrm>
                            <a:off x="2763328" y="0"/>
                            <a:ext cx="2064593" cy="37093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53432F" w14:textId="77777777" w:rsidR="00D9614A" w:rsidRPr="00D9614A" w:rsidRDefault="00D9614A" w:rsidP="00D9614A">
                              <w:pPr>
                                <w:jc w:val="center"/>
                                <w:rPr>
                                  <w:rFonts w:hAnsi="Calibri"/>
                                  <w:b/>
                                  <w:bCs/>
                                  <w:color w:val="FFFFFF" w:themeColor="light1"/>
                                  <w:kern w:val="24"/>
                                  <w:sz w:val="16"/>
                                  <w:szCs w:val="16"/>
                                  <w14:ligatures w14:val="none"/>
                                </w:rPr>
                              </w:pPr>
                              <w:r w:rsidRPr="00D9614A">
                                <w:rPr>
                                  <w:rFonts w:hAnsi="Calibri"/>
                                  <w:b/>
                                  <w:bCs/>
                                  <w:color w:val="FFFFFF" w:themeColor="light1"/>
                                  <w:kern w:val="24"/>
                                  <w:sz w:val="16"/>
                                  <w:szCs w:val="16"/>
                                </w:rPr>
                                <w:t>Feature Extraction</w:t>
                              </w:r>
                            </w:p>
                          </w:txbxContent>
                        </wps:txbx>
                        <wps:bodyPr rtlCol="0" anchor="ctr"/>
                      </wps:wsp>
                      <wps:wsp>
                        <wps:cNvPr id="98832723" name="Rectangle: Rounded Corners 98832723">
                          <a:extLst>
                            <a:ext uri="{FF2B5EF4-FFF2-40B4-BE49-F238E27FC236}">
                              <a16:creationId xmlns:a16="http://schemas.microsoft.com/office/drawing/2014/main" id="{8786A6AE-3C04-B9BC-15D1-5C8860E4B207}"/>
                            </a:ext>
                          </a:extLst>
                        </wps:cNvPr>
                        <wps:cNvSpPr/>
                        <wps:spPr>
                          <a:xfrm>
                            <a:off x="0" y="17253"/>
                            <a:ext cx="2383769" cy="409753"/>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6714229" w14:textId="77777777" w:rsidR="00D9614A" w:rsidRPr="00D9614A" w:rsidRDefault="00D9614A" w:rsidP="00D9614A">
                              <w:pPr>
                                <w:jc w:val="center"/>
                                <w:rPr>
                                  <w:rFonts w:hAnsi="Calibri"/>
                                  <w:b/>
                                  <w:bCs/>
                                  <w:color w:val="FFFFFF" w:themeColor="light1"/>
                                  <w:kern w:val="24"/>
                                  <w:sz w:val="16"/>
                                  <w:szCs w:val="16"/>
                                  <w14:ligatures w14:val="none"/>
                                </w:rPr>
                              </w:pPr>
                              <w:r w:rsidRPr="00D9614A">
                                <w:rPr>
                                  <w:rFonts w:hAnsi="Calibri"/>
                                  <w:b/>
                                  <w:bCs/>
                                  <w:color w:val="FFFFFF" w:themeColor="light1"/>
                                  <w:kern w:val="24"/>
                                  <w:sz w:val="16"/>
                                  <w:szCs w:val="16"/>
                                </w:rPr>
                                <w:t>Image Preparation</w:t>
                              </w:r>
                            </w:p>
                          </w:txbxContent>
                        </wps:txbx>
                        <wps:bodyPr rtlCol="0" anchor="ctr"/>
                      </wps:wsp>
                      <wps:wsp>
                        <wps:cNvPr id="136125543" name="Rectangle: Rounded Corners 136125543">
                          <a:extLst>
                            <a:ext uri="{FF2B5EF4-FFF2-40B4-BE49-F238E27FC236}">
                              <a16:creationId xmlns:a16="http://schemas.microsoft.com/office/drawing/2014/main" id="{150D26A0-6AD4-D5E7-CF57-5E180D379B4B}"/>
                            </a:ext>
                          </a:extLst>
                        </wps:cNvPr>
                        <wps:cNvSpPr/>
                        <wps:spPr>
                          <a:xfrm>
                            <a:off x="0" y="646981"/>
                            <a:ext cx="917278" cy="40975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DF9E681" w14:textId="77777777" w:rsidR="00D9614A" w:rsidRPr="00D9614A" w:rsidRDefault="00D9614A" w:rsidP="00D9614A">
                              <w:pPr>
                                <w:jc w:val="center"/>
                                <w:rPr>
                                  <w:rFonts w:hAnsi="Calibri"/>
                                  <w:b/>
                                  <w:bCs/>
                                  <w:color w:val="000000" w:themeColor="dark1"/>
                                  <w:kern w:val="24"/>
                                  <w:sz w:val="16"/>
                                  <w:szCs w:val="16"/>
                                  <w14:ligatures w14:val="none"/>
                                </w:rPr>
                              </w:pPr>
                              <w:r w:rsidRPr="00D9614A">
                                <w:rPr>
                                  <w:rFonts w:hAnsi="Calibri"/>
                                  <w:b/>
                                  <w:bCs/>
                                  <w:color w:val="000000" w:themeColor="dark1"/>
                                  <w:kern w:val="24"/>
                                  <w:sz w:val="16"/>
                                  <w:szCs w:val="16"/>
                                </w:rPr>
                                <w:t>Resize</w:t>
                              </w:r>
                            </w:p>
                          </w:txbxContent>
                        </wps:txbx>
                        <wps:bodyPr rtlCol="0" anchor="ctr"/>
                      </wps:wsp>
                      <wps:wsp>
                        <wps:cNvPr id="50461950" name="Rectangle: Rounded Corners 50461950">
                          <a:extLst>
                            <a:ext uri="{FF2B5EF4-FFF2-40B4-BE49-F238E27FC236}">
                              <a16:creationId xmlns:a16="http://schemas.microsoft.com/office/drawing/2014/main" id="{3981CA13-C0BC-5983-844B-C7241879832F}"/>
                            </a:ext>
                          </a:extLst>
                        </wps:cNvPr>
                        <wps:cNvSpPr/>
                        <wps:spPr>
                          <a:xfrm>
                            <a:off x="1125747" y="621103"/>
                            <a:ext cx="1258022" cy="435632"/>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E09DD9" w14:textId="18681686" w:rsidR="00D9614A" w:rsidRPr="00D9614A" w:rsidRDefault="008B0B07" w:rsidP="00D9614A">
                              <w:pPr>
                                <w:jc w:val="center"/>
                                <w:rPr>
                                  <w:rFonts w:hAnsi="Calibri"/>
                                  <w:b/>
                                  <w:bCs/>
                                  <w:color w:val="000000" w:themeColor="dark1"/>
                                  <w:kern w:val="24"/>
                                  <w:sz w:val="16"/>
                                  <w:szCs w:val="16"/>
                                  <w14:ligatures w14:val="none"/>
                                </w:rPr>
                              </w:pPr>
                              <w:r>
                                <w:rPr>
                                  <w:rFonts w:hAnsi="Calibri"/>
                                  <w:b/>
                                  <w:bCs/>
                                  <w:color w:val="000000" w:themeColor="dark1"/>
                                  <w:kern w:val="24"/>
                                  <w:sz w:val="16"/>
                                  <w:szCs w:val="16"/>
                                </w:rPr>
                                <w:t>Thresholding</w:t>
                              </w:r>
                              <w:r w:rsidR="00D9614A" w:rsidRPr="00D9614A">
                                <w:rPr>
                                  <w:rFonts w:hAnsi="Calibri"/>
                                  <w:b/>
                                  <w:bCs/>
                                  <w:color w:val="000000" w:themeColor="dark1"/>
                                  <w:kern w:val="24"/>
                                  <w:sz w:val="16"/>
                                  <w:szCs w:val="16"/>
                                </w:rPr>
                                <w:t xml:space="preserve"> </w:t>
                              </w:r>
                            </w:p>
                          </w:txbxContent>
                        </wps:txbx>
                        <wps:bodyPr rtlCol="0" anchor="ctr"/>
                      </wps:wsp>
                      <wps:wsp>
                        <wps:cNvPr id="668464791" name="Rectangle: Rounded Corners 668464791">
                          <a:extLst>
                            <a:ext uri="{FF2B5EF4-FFF2-40B4-BE49-F238E27FC236}">
                              <a16:creationId xmlns:a16="http://schemas.microsoft.com/office/drawing/2014/main" id="{D87DAACA-A2DB-3B0E-6141-E0295D694C84}"/>
                            </a:ext>
                          </a:extLst>
                        </wps:cNvPr>
                        <wps:cNvSpPr/>
                        <wps:spPr>
                          <a:xfrm>
                            <a:off x="2763329" y="603849"/>
                            <a:ext cx="963286" cy="435632"/>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856A2A7" w14:textId="77777777" w:rsidR="00D9614A" w:rsidRPr="00D9614A" w:rsidRDefault="00D9614A" w:rsidP="00D9614A">
                              <w:pPr>
                                <w:jc w:val="center"/>
                                <w:rPr>
                                  <w:rFonts w:hAnsi="Calibri"/>
                                  <w:b/>
                                  <w:bCs/>
                                  <w:color w:val="000000" w:themeColor="dark1"/>
                                  <w:kern w:val="24"/>
                                  <w:sz w:val="16"/>
                                  <w:szCs w:val="16"/>
                                  <w14:ligatures w14:val="none"/>
                                </w:rPr>
                              </w:pPr>
                              <w:r w:rsidRPr="00D9614A">
                                <w:rPr>
                                  <w:rFonts w:hAnsi="Calibri"/>
                                  <w:b/>
                                  <w:bCs/>
                                  <w:color w:val="000000" w:themeColor="dark1"/>
                                  <w:kern w:val="24"/>
                                  <w:sz w:val="16"/>
                                  <w:szCs w:val="16"/>
                                </w:rPr>
                                <w:t>Model</w:t>
                              </w:r>
                            </w:p>
                          </w:txbxContent>
                        </wps:txbx>
                        <wps:bodyPr rtlCol="0" anchor="ctr"/>
                      </wps:wsp>
                      <wps:wsp>
                        <wps:cNvPr id="1342408299" name="Rectangle: Rounded Corners 1342408299">
                          <a:extLst>
                            <a:ext uri="{FF2B5EF4-FFF2-40B4-BE49-F238E27FC236}">
                              <a16:creationId xmlns:a16="http://schemas.microsoft.com/office/drawing/2014/main" id="{BD1035AD-96A6-3E29-F0C4-0D5DF3B21612}"/>
                            </a:ext>
                          </a:extLst>
                        </wps:cNvPr>
                        <wps:cNvSpPr/>
                        <wps:spPr>
                          <a:xfrm>
                            <a:off x="3864635" y="583720"/>
                            <a:ext cx="963286" cy="435632"/>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AF7CE8C" w14:textId="77777777" w:rsidR="00D9614A" w:rsidRPr="00D9614A" w:rsidRDefault="00D9614A" w:rsidP="00D9614A">
                              <w:pPr>
                                <w:jc w:val="center"/>
                                <w:rPr>
                                  <w:rFonts w:hAnsi="Calibri"/>
                                  <w:b/>
                                  <w:bCs/>
                                  <w:color w:val="000000" w:themeColor="dark1"/>
                                  <w:kern w:val="24"/>
                                  <w:sz w:val="16"/>
                                  <w:szCs w:val="16"/>
                                  <w14:ligatures w14:val="none"/>
                                </w:rPr>
                              </w:pPr>
                              <w:r w:rsidRPr="00D9614A">
                                <w:rPr>
                                  <w:rFonts w:hAnsi="Calibri"/>
                                  <w:b/>
                                  <w:bCs/>
                                  <w:color w:val="000000" w:themeColor="dark1"/>
                                  <w:kern w:val="24"/>
                                  <w:sz w:val="16"/>
                                  <w:szCs w:val="16"/>
                                </w:rPr>
                                <w:t>Parameters</w:t>
                              </w:r>
                            </w:p>
                          </w:txbxContent>
                        </wps:txbx>
                        <wps:bodyPr rtlCol="0" anchor="ctr"/>
                      </wps:wsp>
                      <wps:wsp>
                        <wps:cNvPr id="1071099202" name="Rectangle: Rounded Corners 1071099202">
                          <a:extLst>
                            <a:ext uri="{FF2B5EF4-FFF2-40B4-BE49-F238E27FC236}">
                              <a16:creationId xmlns:a16="http://schemas.microsoft.com/office/drawing/2014/main" id="{AB176E3F-4F25-F4E3-427D-0D15F19D673A}"/>
                            </a:ext>
                          </a:extLst>
                        </wps:cNvPr>
                        <wps:cNvSpPr/>
                        <wps:spPr>
                          <a:xfrm>
                            <a:off x="5287992" y="0"/>
                            <a:ext cx="4623763" cy="37093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B4C01C" w14:textId="77777777" w:rsidR="00D9614A" w:rsidRPr="00D9614A" w:rsidRDefault="00D9614A" w:rsidP="00D9614A">
                              <w:pPr>
                                <w:jc w:val="center"/>
                                <w:rPr>
                                  <w:rFonts w:hAnsi="Calibri"/>
                                  <w:b/>
                                  <w:bCs/>
                                  <w:color w:val="FFFFFF" w:themeColor="light1"/>
                                  <w:kern w:val="24"/>
                                  <w:sz w:val="16"/>
                                  <w:szCs w:val="16"/>
                                  <w14:ligatures w14:val="none"/>
                                </w:rPr>
                              </w:pPr>
                              <w:r w:rsidRPr="00D9614A">
                                <w:rPr>
                                  <w:rFonts w:hAnsi="Calibri"/>
                                  <w:b/>
                                  <w:bCs/>
                                  <w:color w:val="FFFFFF" w:themeColor="light1"/>
                                  <w:kern w:val="24"/>
                                  <w:sz w:val="16"/>
                                  <w:szCs w:val="16"/>
                                </w:rPr>
                                <w:t>Train</w:t>
                              </w:r>
                            </w:p>
                          </w:txbxContent>
                        </wps:txbx>
                        <wps:bodyPr rtlCol="0" anchor="ctr"/>
                      </wps:wsp>
                      <wps:wsp>
                        <wps:cNvPr id="621494226" name="Rectangle: Rounded Corners 621494226">
                          <a:extLst>
                            <a:ext uri="{FF2B5EF4-FFF2-40B4-BE49-F238E27FC236}">
                              <a16:creationId xmlns:a16="http://schemas.microsoft.com/office/drawing/2014/main" id="{67F6752C-0F04-E517-7F46-885738C0D6EC}"/>
                            </a:ext>
                          </a:extLst>
                        </wps:cNvPr>
                        <wps:cNvSpPr/>
                        <wps:spPr>
                          <a:xfrm>
                            <a:off x="5287992" y="583720"/>
                            <a:ext cx="1518254" cy="435632"/>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0589BCB" w14:textId="77777777" w:rsidR="00D9614A" w:rsidRPr="00D9614A" w:rsidRDefault="00D9614A" w:rsidP="00D9614A">
                              <w:pPr>
                                <w:jc w:val="center"/>
                                <w:rPr>
                                  <w:rFonts w:hAnsi="Calibri"/>
                                  <w:b/>
                                  <w:bCs/>
                                  <w:color w:val="000000" w:themeColor="dark1"/>
                                  <w:kern w:val="24"/>
                                  <w:sz w:val="16"/>
                                  <w:szCs w:val="16"/>
                                  <w14:ligatures w14:val="none"/>
                                </w:rPr>
                              </w:pPr>
                              <w:r w:rsidRPr="00D9614A">
                                <w:rPr>
                                  <w:rFonts w:hAnsi="Calibri"/>
                                  <w:b/>
                                  <w:bCs/>
                                  <w:color w:val="000000" w:themeColor="dark1"/>
                                  <w:kern w:val="24"/>
                                  <w:sz w:val="16"/>
                                  <w:szCs w:val="16"/>
                                </w:rPr>
                                <w:t>Cross Entropy</w:t>
                              </w:r>
                            </w:p>
                          </w:txbxContent>
                        </wps:txbx>
                        <wps:bodyPr rtlCol="0" anchor="ctr"/>
                      </wps:wsp>
                      <pic:pic xmlns:pic="http://schemas.openxmlformats.org/drawingml/2006/picture">
                        <pic:nvPicPr>
                          <pic:cNvPr id="597739359" name="Picture 597739359">
                            <a:extLst>
                              <a:ext uri="{FF2B5EF4-FFF2-40B4-BE49-F238E27FC236}">
                                <a16:creationId xmlns:a16="http://schemas.microsoft.com/office/drawing/2014/main" id="{97F21554-9DCA-BDC4-67B7-8419592C9FF5}"/>
                              </a:ext>
                            </a:extLst>
                          </pic:cNvPr>
                          <pic:cNvPicPr>
                            <a:picLocks noChangeAspect="1"/>
                          </pic:cNvPicPr>
                        </pic:nvPicPr>
                        <pic:blipFill>
                          <a:blip r:embed="rId7"/>
                          <a:stretch>
                            <a:fillRect/>
                          </a:stretch>
                        </pic:blipFill>
                        <pic:spPr>
                          <a:xfrm>
                            <a:off x="4951653" y="1094119"/>
                            <a:ext cx="2553331" cy="370936"/>
                          </a:xfrm>
                          <a:prstGeom prst="rect">
                            <a:avLst/>
                          </a:prstGeom>
                        </pic:spPr>
                      </pic:pic>
                      <wps:wsp>
                        <wps:cNvPr id="421826338" name="Rectangle: Rounded Corners 421826338">
                          <a:extLst>
                            <a:ext uri="{FF2B5EF4-FFF2-40B4-BE49-F238E27FC236}">
                              <a16:creationId xmlns:a16="http://schemas.microsoft.com/office/drawing/2014/main" id="{402E59F3-9F0C-0F8D-6D69-40551BEAB0A9}"/>
                            </a:ext>
                          </a:extLst>
                        </wps:cNvPr>
                        <wps:cNvSpPr/>
                        <wps:spPr>
                          <a:xfrm>
                            <a:off x="7131169" y="603849"/>
                            <a:ext cx="2780586" cy="435632"/>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7E11547" w14:textId="77777777" w:rsidR="00D9614A" w:rsidRPr="00D9614A" w:rsidRDefault="00D9614A" w:rsidP="00D9614A">
                              <w:pPr>
                                <w:jc w:val="center"/>
                                <w:rPr>
                                  <w:rFonts w:hAnsi="Calibri"/>
                                  <w:b/>
                                  <w:bCs/>
                                  <w:color w:val="000000" w:themeColor="dark1"/>
                                  <w:kern w:val="24"/>
                                  <w:sz w:val="16"/>
                                  <w:szCs w:val="16"/>
                                  <w14:ligatures w14:val="none"/>
                                </w:rPr>
                              </w:pPr>
                              <w:r w:rsidRPr="00D9614A">
                                <w:rPr>
                                  <w:rFonts w:hAnsi="Calibri"/>
                                  <w:b/>
                                  <w:bCs/>
                                  <w:color w:val="000000" w:themeColor="dark1"/>
                                  <w:kern w:val="24"/>
                                  <w:sz w:val="16"/>
                                  <w:szCs w:val="16"/>
                                </w:rPr>
                                <w:t xml:space="preserve">Optimize - </w:t>
                              </w:r>
                              <w:proofErr w:type="spellStart"/>
                              <w:r w:rsidRPr="00D9614A">
                                <w:rPr>
                                  <w:rFonts w:hAnsi="Calibri"/>
                                  <w:b/>
                                  <w:bCs/>
                                  <w:color w:val="000000" w:themeColor="dark1"/>
                                  <w:kern w:val="24"/>
                                  <w:sz w:val="16"/>
                                  <w:szCs w:val="16"/>
                                </w:rPr>
                                <w:t>GradDesc</w:t>
                              </w:r>
                              <w:proofErr w:type="spellEnd"/>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04F18443" id="Group 13" o:spid="_x0000_s1026" style="position:absolute;margin-left:4.8pt;margin-top:65.35pt;width:431.4pt;height:100.2pt;z-index:251660800;mso-position-horizontal-relative:margin;mso-width-relative:margin;mso-height-relative:margin" coordsize="99117,14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">
                <v:roundrect id="Rectangle: Rounded Corners 1894030887" o:spid="_x0000_s1027" style="position:absolute;left:27633;width:20646;height:37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" fillcolor="#4472c4 [3204]" strokecolor="#09101d [484]" strokeweight="1pt">
                  <v:stroke joinstyle="miter"/>
                  <v:textbox>
                    <w:txbxContent>
                      <w:p w14:paraId="5153432F" w14:textId="77777777" w:rsidR="00D9614A" w:rsidRPr="00D9614A" w:rsidRDefault="00D9614A" w:rsidP="00D9614A">
                        <w:pPr>
                          <w:jc w:val="center"/>
                          <w:rPr>
                            <w:rFonts w:hAnsi="Calibri"/>
                            <w:b/>
                            <w:bCs/>
                            <w:color w:val="FFFFFF" w:themeColor="light1"/>
                            <w:kern w:val="24"/>
                            <w:sz w:val="16"/>
                            <w:szCs w:val="16"/>
                            <w14:ligatures w14:val="none"/>
                          </w:rPr>
                        </w:pPr>
                        <w:r w:rsidRPr="00D9614A">
                          <w:rPr>
                            <w:rFonts w:hAnsi="Calibri"/>
                            <w:b/>
                            <w:bCs/>
                            <w:color w:val="FFFFFF" w:themeColor="light1"/>
                            <w:kern w:val="24"/>
                            <w:sz w:val="16"/>
                            <w:szCs w:val="16"/>
                          </w:rPr>
                          <w:t>Feature Extraction</w:t>
                        </w:r>
                      </w:p>
                    </w:txbxContent>
                  </v:textbox>
                </v:roundrect>
                <v:roundrect id="Rectangle: Rounded Corners 98832723" o:spid="_x0000_s1028" style="position:absolute;top:172;width:23837;height:40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" fillcolor="#4472c4 [3204]" strokecolor="#09101d [484]" strokeweight="1pt">
                  <v:stroke joinstyle="miter"/>
                  <v:textbox>
                    <w:txbxContent>
                      <w:p w14:paraId="36714229" w14:textId="77777777" w:rsidR="00D9614A" w:rsidRPr="00D9614A" w:rsidRDefault="00D9614A" w:rsidP="00D9614A">
                        <w:pPr>
                          <w:jc w:val="center"/>
                          <w:rPr>
                            <w:rFonts w:hAnsi="Calibri"/>
                            <w:b/>
                            <w:bCs/>
                            <w:color w:val="FFFFFF" w:themeColor="light1"/>
                            <w:kern w:val="24"/>
                            <w:sz w:val="16"/>
                            <w:szCs w:val="16"/>
                            <w14:ligatures w14:val="none"/>
                          </w:rPr>
                        </w:pPr>
                        <w:r w:rsidRPr="00D9614A">
                          <w:rPr>
                            <w:rFonts w:hAnsi="Calibri"/>
                            <w:b/>
                            <w:bCs/>
                            <w:color w:val="FFFFFF" w:themeColor="light1"/>
                            <w:kern w:val="24"/>
                            <w:sz w:val="16"/>
                            <w:szCs w:val="16"/>
                          </w:rPr>
                          <w:t>Image Preparation</w:t>
                        </w:r>
                      </w:p>
                    </w:txbxContent>
                  </v:textbox>
                </v:roundrect>
                <v:roundrect id="Rectangle: Rounded Corners 136125543" o:spid="_x0000_s1029" style="position:absolute;top:6469;width:9172;height:40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" fillcolor="white [3201]" strokecolor="#70ad47 [3209]" strokeweight="1pt">
                  <v:stroke joinstyle="miter"/>
                  <v:textbox>
                    <w:txbxContent>
                      <w:p w14:paraId="5DF9E681" w14:textId="77777777" w:rsidR="00D9614A" w:rsidRPr="00D9614A" w:rsidRDefault="00D9614A" w:rsidP="00D9614A">
                        <w:pPr>
                          <w:jc w:val="center"/>
                          <w:rPr>
                            <w:rFonts w:hAnsi="Calibri"/>
                            <w:b/>
                            <w:bCs/>
                            <w:color w:val="000000" w:themeColor="dark1"/>
                            <w:kern w:val="24"/>
                            <w:sz w:val="16"/>
                            <w:szCs w:val="16"/>
                            <w14:ligatures w14:val="none"/>
                          </w:rPr>
                        </w:pPr>
                        <w:r w:rsidRPr="00D9614A">
                          <w:rPr>
                            <w:rFonts w:hAnsi="Calibri"/>
                            <w:b/>
                            <w:bCs/>
                            <w:color w:val="000000" w:themeColor="dark1"/>
                            <w:kern w:val="24"/>
                            <w:sz w:val="16"/>
                            <w:szCs w:val="16"/>
                          </w:rPr>
                          <w:t>Resize</w:t>
                        </w:r>
                      </w:p>
                    </w:txbxContent>
                  </v:textbox>
                </v:roundrect>
                <v:roundrect id="Rectangle: Rounded Corners 50461950" o:spid="_x0000_s1030" style="position:absolute;left:11257;top:6211;width:12580;height:43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" fillcolor="white [3201]" strokecolor="#70ad47 [3209]" strokeweight="1pt">
                  <v:stroke joinstyle="miter"/>
                  <v:textbox>
                    <w:txbxContent>
                      <w:p w14:paraId="20E09DD9" w14:textId="18681686" w:rsidR="00D9614A" w:rsidRPr="00D9614A" w:rsidRDefault="008B0B07" w:rsidP="00D9614A">
                        <w:pPr>
                          <w:jc w:val="center"/>
                          <w:rPr>
                            <w:rFonts w:hAnsi="Calibri"/>
                            <w:b/>
                            <w:bCs/>
                            <w:color w:val="000000" w:themeColor="dark1"/>
                            <w:kern w:val="24"/>
                            <w:sz w:val="16"/>
                            <w:szCs w:val="16"/>
                            <w14:ligatures w14:val="none"/>
                          </w:rPr>
                        </w:pPr>
                        <w:r>
                          <w:rPr>
                            <w:rFonts w:hAnsi="Calibri"/>
                            <w:b/>
                            <w:bCs/>
                            <w:color w:val="000000" w:themeColor="dark1"/>
                            <w:kern w:val="24"/>
                            <w:sz w:val="16"/>
                            <w:szCs w:val="16"/>
                          </w:rPr>
                          <w:t>Thresholding</w:t>
                        </w:r>
                        <w:r w:rsidR="00D9614A" w:rsidRPr="00D9614A">
                          <w:rPr>
                            <w:rFonts w:hAnsi="Calibri"/>
                            <w:b/>
                            <w:bCs/>
                            <w:color w:val="000000" w:themeColor="dark1"/>
                            <w:kern w:val="24"/>
                            <w:sz w:val="16"/>
                            <w:szCs w:val="16"/>
                          </w:rPr>
                          <w:t xml:space="preserve"> </w:t>
                        </w:r>
                      </w:p>
                    </w:txbxContent>
                  </v:textbox>
                </v:roundrect>
                <v:roundrect id="Rectangle: Rounded Corners 668464791" o:spid="_x0000_s1031" style="position:absolute;left:27633;top:6038;width:9633;height:43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" fillcolor="white [3201]" strokecolor="#70ad47 [3209]" strokeweight="1pt">
                  <v:stroke joinstyle="miter"/>
                  <v:textbox>
                    <w:txbxContent>
                      <w:p w14:paraId="7856A2A7" w14:textId="77777777" w:rsidR="00D9614A" w:rsidRPr="00D9614A" w:rsidRDefault="00D9614A" w:rsidP="00D9614A">
                        <w:pPr>
                          <w:jc w:val="center"/>
                          <w:rPr>
                            <w:rFonts w:hAnsi="Calibri"/>
                            <w:b/>
                            <w:bCs/>
                            <w:color w:val="000000" w:themeColor="dark1"/>
                            <w:kern w:val="24"/>
                            <w:sz w:val="16"/>
                            <w:szCs w:val="16"/>
                            <w14:ligatures w14:val="none"/>
                          </w:rPr>
                        </w:pPr>
                        <w:r w:rsidRPr="00D9614A">
                          <w:rPr>
                            <w:rFonts w:hAnsi="Calibri"/>
                            <w:b/>
                            <w:bCs/>
                            <w:color w:val="000000" w:themeColor="dark1"/>
                            <w:kern w:val="24"/>
                            <w:sz w:val="16"/>
                            <w:szCs w:val="16"/>
                          </w:rPr>
                          <w:t>Model</w:t>
                        </w:r>
                      </w:p>
                    </w:txbxContent>
                  </v:textbox>
                </v:roundrect>
                <v:roundrect id="Rectangle: Rounded Corners 1342408299" o:spid="_x0000_s1032" style="position:absolute;left:38646;top:5837;width:9633;height:43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" fillcolor="white [3201]" strokecolor="#70ad47 [3209]" strokeweight="1pt">
                  <v:stroke joinstyle="miter"/>
                  <v:textbox>
                    <w:txbxContent>
                      <w:p w14:paraId="6AF7CE8C" w14:textId="77777777" w:rsidR="00D9614A" w:rsidRPr="00D9614A" w:rsidRDefault="00D9614A" w:rsidP="00D9614A">
                        <w:pPr>
                          <w:jc w:val="center"/>
                          <w:rPr>
                            <w:rFonts w:hAnsi="Calibri"/>
                            <w:b/>
                            <w:bCs/>
                            <w:color w:val="000000" w:themeColor="dark1"/>
                            <w:kern w:val="24"/>
                            <w:sz w:val="16"/>
                            <w:szCs w:val="16"/>
                            <w14:ligatures w14:val="none"/>
                          </w:rPr>
                        </w:pPr>
                        <w:r w:rsidRPr="00D9614A">
                          <w:rPr>
                            <w:rFonts w:hAnsi="Calibri"/>
                            <w:b/>
                            <w:bCs/>
                            <w:color w:val="000000" w:themeColor="dark1"/>
                            <w:kern w:val="24"/>
                            <w:sz w:val="16"/>
                            <w:szCs w:val="16"/>
                          </w:rPr>
                          <w:t>Parameters</w:t>
                        </w:r>
                      </w:p>
                    </w:txbxContent>
                  </v:textbox>
                </v:roundrect>
                <v:roundrect id="Rectangle: Rounded Corners 1071099202" o:spid="_x0000_s1033" style="position:absolute;left:52879;width:46238;height:37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" fillcolor="#4472c4 [3204]" strokecolor="#09101d [484]" strokeweight="1pt">
                  <v:stroke joinstyle="miter"/>
                  <v:textbox>
                    <w:txbxContent>
                      <w:p w14:paraId="23B4C01C" w14:textId="77777777" w:rsidR="00D9614A" w:rsidRPr="00D9614A" w:rsidRDefault="00D9614A" w:rsidP="00D9614A">
                        <w:pPr>
                          <w:jc w:val="center"/>
                          <w:rPr>
                            <w:rFonts w:hAnsi="Calibri"/>
                            <w:b/>
                            <w:bCs/>
                            <w:color w:val="FFFFFF" w:themeColor="light1"/>
                            <w:kern w:val="24"/>
                            <w:sz w:val="16"/>
                            <w:szCs w:val="16"/>
                            <w14:ligatures w14:val="none"/>
                          </w:rPr>
                        </w:pPr>
                        <w:r w:rsidRPr="00D9614A">
                          <w:rPr>
                            <w:rFonts w:hAnsi="Calibri"/>
                            <w:b/>
                            <w:bCs/>
                            <w:color w:val="FFFFFF" w:themeColor="light1"/>
                            <w:kern w:val="24"/>
                            <w:sz w:val="16"/>
                            <w:szCs w:val="16"/>
                          </w:rPr>
                          <w:t>Train</w:t>
                        </w:r>
                      </w:p>
                    </w:txbxContent>
                  </v:textbox>
                </v:roundrect>
                <v:roundrect id="Rectangle: Rounded Corners 621494226" o:spid="_x0000_s1034" style="position:absolute;left:52879;top:5837;width:15183;height:43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" fillcolor="white [3201]" strokecolor="#70ad47 [3209]" strokeweight="1pt">
                  <v:stroke joinstyle="miter"/>
                  <v:textbox>
                    <w:txbxContent>
                      <w:p w14:paraId="30589BCB" w14:textId="77777777" w:rsidR="00D9614A" w:rsidRPr="00D9614A" w:rsidRDefault="00D9614A" w:rsidP="00D9614A">
                        <w:pPr>
                          <w:jc w:val="center"/>
                          <w:rPr>
                            <w:rFonts w:hAnsi="Calibri"/>
                            <w:b/>
                            <w:bCs/>
                            <w:color w:val="000000" w:themeColor="dark1"/>
                            <w:kern w:val="24"/>
                            <w:sz w:val="16"/>
                            <w:szCs w:val="16"/>
                            <w14:ligatures w14:val="none"/>
                          </w:rPr>
                        </w:pPr>
                        <w:r w:rsidRPr="00D9614A">
                          <w:rPr>
                            <w:rFonts w:hAnsi="Calibri"/>
                            <w:b/>
                            <w:bCs/>
                            <w:color w:val="000000" w:themeColor="dark1"/>
                            <w:kern w:val="24"/>
                            <w:sz w:val="16"/>
                            <w:szCs w:val="16"/>
                          </w:rPr>
                          <w:t>Cross Entropy</w:t>
                        </w: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7739359" o:spid="_x0000_s1035" type="#_x0000_t75" style="position:absolute;left:49516;top:10941;width:25533;height:3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">
                  <v:imagedata r:id="rId8" o:title=""/>
                </v:shape>
                <v:roundrect id="Rectangle: Rounded Corners 421826338" o:spid="_x0000_s1036" style="position:absolute;left:71311;top:6038;width:27806;height:43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" fillcolor="white [3201]" strokecolor="#70ad47 [3209]" strokeweight="1pt">
                  <v:stroke joinstyle="miter"/>
                  <v:textbox>
                    <w:txbxContent>
                      <w:p w14:paraId="67E11547" w14:textId="77777777" w:rsidR="00D9614A" w:rsidRPr="00D9614A" w:rsidRDefault="00D9614A" w:rsidP="00D9614A">
                        <w:pPr>
                          <w:jc w:val="center"/>
                          <w:rPr>
                            <w:rFonts w:hAnsi="Calibri"/>
                            <w:b/>
                            <w:bCs/>
                            <w:color w:val="000000" w:themeColor="dark1"/>
                            <w:kern w:val="24"/>
                            <w:sz w:val="16"/>
                            <w:szCs w:val="16"/>
                            <w14:ligatures w14:val="none"/>
                          </w:rPr>
                        </w:pPr>
                        <w:r w:rsidRPr="00D9614A">
                          <w:rPr>
                            <w:rFonts w:hAnsi="Calibri"/>
                            <w:b/>
                            <w:bCs/>
                            <w:color w:val="000000" w:themeColor="dark1"/>
                            <w:kern w:val="24"/>
                            <w:sz w:val="16"/>
                            <w:szCs w:val="16"/>
                          </w:rPr>
                          <w:t xml:space="preserve">Optimize - </w:t>
                        </w:r>
                        <w:proofErr w:type="spellStart"/>
                        <w:r w:rsidRPr="00D9614A">
                          <w:rPr>
                            <w:rFonts w:hAnsi="Calibri"/>
                            <w:b/>
                            <w:bCs/>
                            <w:color w:val="000000" w:themeColor="dark1"/>
                            <w:kern w:val="24"/>
                            <w:sz w:val="16"/>
                            <w:szCs w:val="16"/>
                          </w:rPr>
                          <w:t>GradDesc</w:t>
                        </w:r>
                        <w:proofErr w:type="spellEnd"/>
                      </w:p>
                    </w:txbxContent>
                  </v:textbox>
                </v:roundrect>
                <w10:wrap type="topAndBottom" anchorx="margin"/>
              </v:group>
            </w:pict>
          </mc:Fallback>
        </mc:AlternateContent>
      </w:r>
      <w:r>
        <w:rPr>
          <w:rFonts w:ascii="Times New Roman" w:hAnsi="Times New Roman" w:cs="Times New Roman"/>
          <w:sz w:val="24"/>
        </w:rPr>
        <w:t xml:space="preserve">The below figure illustrates the steps involved in processing the images, preparing the </w:t>
      </w:r>
      <w:proofErr w:type="gramStart"/>
      <w:r>
        <w:rPr>
          <w:rFonts w:ascii="Times New Roman" w:hAnsi="Times New Roman" w:cs="Times New Roman"/>
          <w:sz w:val="24"/>
        </w:rPr>
        <w:t>images</w:t>
      </w:r>
      <w:proofErr w:type="gramEnd"/>
      <w:r>
        <w:rPr>
          <w:rFonts w:ascii="Times New Roman" w:hAnsi="Times New Roman" w:cs="Times New Roman"/>
          <w:sz w:val="24"/>
        </w:rPr>
        <w:t xml:space="preserve"> and converting them to pixel data and extracting the features to enable processing using tensors.   </w:t>
      </w:r>
    </w:p>
    <w:p w14:paraId="3DE3104A" w14:textId="6A884379" w:rsidR="00D9614A" w:rsidRDefault="00D9614A" w:rsidP="00D9614A">
      <w:pPr>
        <w:rPr>
          <w:rFonts w:ascii="Times New Roman" w:hAnsi="Times New Roman" w:cs="Times New Roman"/>
          <w:sz w:val="24"/>
        </w:rPr>
      </w:pPr>
    </w:p>
    <w:p w14:paraId="30F83B88" w14:textId="4865F2F6" w:rsidR="008B0B07" w:rsidRDefault="008B0B07" w:rsidP="00D9614A">
      <w:pPr>
        <w:rPr>
          <w:rFonts w:ascii="Times New Roman" w:hAnsi="Times New Roman" w:cs="Times New Roman"/>
          <w:sz w:val="24"/>
        </w:rPr>
      </w:pPr>
      <w:r>
        <w:rPr>
          <w:rFonts w:ascii="Times New Roman" w:hAnsi="Times New Roman" w:cs="Times New Roman"/>
          <w:sz w:val="24"/>
        </w:rPr>
        <w:t xml:space="preserve">                                           Fig 4.2  Processing Sequence</w:t>
      </w:r>
    </w:p>
    <w:p w14:paraId="51347972" w14:textId="28B3F936" w:rsidR="00D9614A" w:rsidRDefault="00D9614A" w:rsidP="00D9614A">
      <w:pPr>
        <w:rPr>
          <w:rFonts w:ascii="Times New Roman" w:hAnsi="Times New Roman" w:cs="Times New Roman"/>
          <w:sz w:val="24"/>
        </w:rPr>
      </w:pPr>
      <w:r>
        <w:rPr>
          <w:rFonts w:ascii="Times New Roman" w:hAnsi="Times New Roman" w:cs="Times New Roman"/>
          <w:sz w:val="24"/>
        </w:rPr>
        <w:t xml:space="preserve">Image Preparation is done by using a function </w:t>
      </w:r>
      <w:proofErr w:type="spellStart"/>
      <w:r>
        <w:rPr>
          <w:rFonts w:ascii="Times New Roman" w:hAnsi="Times New Roman" w:cs="Times New Roman"/>
          <w:sz w:val="24"/>
        </w:rPr>
        <w:t>imageprep</w:t>
      </w:r>
      <w:proofErr w:type="spellEnd"/>
      <w:r>
        <w:rPr>
          <w:rFonts w:ascii="Times New Roman" w:hAnsi="Times New Roman" w:cs="Times New Roman"/>
          <w:sz w:val="24"/>
        </w:rPr>
        <w:t xml:space="preserve"> </w:t>
      </w:r>
      <w:r w:rsidR="008B0B07">
        <w:rPr>
          <w:rFonts w:ascii="Times New Roman" w:hAnsi="Times New Roman" w:cs="Times New Roman"/>
          <w:sz w:val="24"/>
        </w:rPr>
        <w:t xml:space="preserve"> Since both </w:t>
      </w:r>
      <w:proofErr w:type="spellStart"/>
      <w:r w:rsidR="008B0B07">
        <w:rPr>
          <w:rFonts w:ascii="Times New Roman" w:hAnsi="Times New Roman" w:cs="Times New Roman"/>
          <w:sz w:val="24"/>
        </w:rPr>
        <w:t>gray</w:t>
      </w:r>
      <w:proofErr w:type="spellEnd"/>
      <w:r w:rsidR="008B0B07">
        <w:rPr>
          <w:rFonts w:ascii="Times New Roman" w:hAnsi="Times New Roman" w:cs="Times New Roman"/>
          <w:sz w:val="24"/>
        </w:rPr>
        <w:t xml:space="preserve"> and colour images can be used,  the code checks to see if the image is a </w:t>
      </w:r>
      <w:proofErr w:type="spellStart"/>
      <w:r w:rsidR="008B0B07">
        <w:rPr>
          <w:rFonts w:ascii="Times New Roman" w:hAnsi="Times New Roman" w:cs="Times New Roman"/>
          <w:sz w:val="24"/>
        </w:rPr>
        <w:t>color</w:t>
      </w:r>
      <w:proofErr w:type="spellEnd"/>
      <w:r w:rsidR="008B0B07">
        <w:rPr>
          <w:rFonts w:ascii="Times New Roman" w:hAnsi="Times New Roman" w:cs="Times New Roman"/>
          <w:sz w:val="24"/>
        </w:rPr>
        <w:t xml:space="preserve"> image and then converts to </w:t>
      </w:r>
      <w:proofErr w:type="spellStart"/>
      <w:r w:rsidR="008B0B07">
        <w:rPr>
          <w:rFonts w:ascii="Times New Roman" w:hAnsi="Times New Roman" w:cs="Times New Roman"/>
          <w:sz w:val="24"/>
        </w:rPr>
        <w:t>gray</w:t>
      </w:r>
      <w:proofErr w:type="spellEnd"/>
      <w:r w:rsidR="008B0B07">
        <w:rPr>
          <w:rFonts w:ascii="Times New Roman" w:hAnsi="Times New Roman" w:cs="Times New Roman"/>
          <w:sz w:val="24"/>
        </w:rPr>
        <w:t xml:space="preserve">, and using a denoising function clears any noise in the image to enable  proper feature extraction.  </w:t>
      </w:r>
    </w:p>
    <w:p w14:paraId="0446FDFE" w14:textId="26D63B2F" w:rsidR="008B0B07" w:rsidRDefault="008B0B07" w:rsidP="008B0B07">
      <w:pPr>
        <w:rPr>
          <w:rFonts w:ascii="Times New Roman" w:hAnsi="Times New Roman" w:cs="Times New Roman"/>
          <w:sz w:val="24"/>
          <w:szCs w:val="24"/>
        </w:rPr>
      </w:pPr>
      <w:proofErr w:type="gramStart"/>
      <w:r>
        <w:rPr>
          <w:rFonts w:ascii="Times New Roman" w:hAnsi="Times New Roman" w:cs="Times New Roman"/>
          <w:sz w:val="24"/>
        </w:rPr>
        <w:t>Next</w:t>
      </w:r>
      <w:proofErr w:type="gramEnd"/>
      <w:r>
        <w:rPr>
          <w:rFonts w:ascii="Times New Roman" w:hAnsi="Times New Roman" w:cs="Times New Roman"/>
          <w:sz w:val="24"/>
        </w:rPr>
        <w:t xml:space="preserve"> we are using the threshold function </w:t>
      </w:r>
      <w:r w:rsidRPr="00B01D41">
        <w:rPr>
          <w:rFonts w:ascii="Times New Roman" w:hAnsi="Times New Roman" w:cs="Times New Roman"/>
          <w:sz w:val="24"/>
          <w:szCs w:val="24"/>
        </w:rPr>
        <w:t>Thresholding is a technique used to convert an input image into a binary image, where pixels are classified as either foreground or background based on a certain criterion.</w:t>
      </w:r>
      <w:r>
        <w:rPr>
          <w:rFonts w:ascii="Times New Roman" w:hAnsi="Times New Roman" w:cs="Times New Roman"/>
          <w:sz w:val="24"/>
          <w:szCs w:val="24"/>
        </w:rPr>
        <w:t xml:space="preserve"> We are then inverting the threshold using binary invert</w:t>
      </w:r>
    </w:p>
    <w:p w14:paraId="73F93A2A" w14:textId="27F0F646" w:rsidR="008B0B07" w:rsidRDefault="008B0B07" w:rsidP="00D9614A">
      <w:pPr>
        <w:rPr>
          <w:rFonts w:ascii="Times New Roman" w:hAnsi="Times New Roman" w:cs="Times New Roman"/>
          <w:sz w:val="24"/>
        </w:rPr>
      </w:pPr>
      <w:r w:rsidRPr="006A4660">
        <w:rPr>
          <w:rFonts w:ascii="Times New Roman" w:hAnsi="Times New Roman" w:cs="Times New Roman"/>
          <w:noProof/>
          <w:sz w:val="24"/>
        </w:rPr>
        <w:drawing>
          <wp:anchor distT="0" distB="0" distL="114300" distR="114300" simplePos="0" relativeHeight="251663872" behindDoc="0" locked="0" layoutInCell="1" allowOverlap="1" wp14:anchorId="4641C3D0" wp14:editId="191B147A">
            <wp:simplePos x="0" y="0"/>
            <wp:positionH relativeFrom="column">
              <wp:posOffset>1363980</wp:posOffset>
            </wp:positionH>
            <wp:positionV relativeFrom="paragraph">
              <wp:posOffset>396875</wp:posOffset>
            </wp:positionV>
            <wp:extent cx="2336800" cy="1320800"/>
            <wp:effectExtent l="0" t="0" r="6350" b="0"/>
            <wp:wrapTopAndBottom/>
            <wp:docPr id="2071534022" name="Picture 2071534022" descr="A black and white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9732" name="Picture 1" descr="A black and white rectangular shap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36800" cy="1320800"/>
                    </a:xfrm>
                    <a:prstGeom prst="rect">
                      <a:avLst/>
                    </a:prstGeom>
                  </pic:spPr>
                </pic:pic>
              </a:graphicData>
            </a:graphic>
          </wp:anchor>
        </w:drawing>
      </w:r>
    </w:p>
    <w:p w14:paraId="2713392E" w14:textId="264220E1" w:rsidR="008B0B07" w:rsidRDefault="008B0B07" w:rsidP="008B0B07">
      <w:pPr>
        <w:jc w:val="center"/>
        <w:rPr>
          <w:rFonts w:ascii="Times New Roman" w:hAnsi="Times New Roman" w:cs="Times New Roman"/>
          <w:sz w:val="24"/>
        </w:rPr>
      </w:pPr>
      <w:r>
        <w:rPr>
          <w:rFonts w:ascii="Times New Roman" w:hAnsi="Times New Roman" w:cs="Times New Roman"/>
          <w:sz w:val="24"/>
        </w:rPr>
        <w:t>Fig 4.3 Threshold binary to binary invert</w:t>
      </w:r>
    </w:p>
    <w:p w14:paraId="3ADEE9D3" w14:textId="04EC29AA" w:rsidR="008B0B07" w:rsidRDefault="008B0B07" w:rsidP="00D9614A">
      <w:pPr>
        <w:rPr>
          <w:rFonts w:ascii="Times New Roman" w:hAnsi="Times New Roman" w:cs="Times New Roman"/>
          <w:sz w:val="24"/>
        </w:rPr>
      </w:pPr>
      <w:r>
        <w:rPr>
          <w:rFonts w:ascii="Times New Roman" w:hAnsi="Times New Roman" w:cs="Times New Roman"/>
          <w:sz w:val="24"/>
        </w:rPr>
        <w:lastRenderedPageBreak/>
        <w:t xml:space="preserve">The parameters including the sum of columns and lines are extracted from the image binary and are appended to </w:t>
      </w:r>
      <w:proofErr w:type="spellStart"/>
      <w:r>
        <w:rPr>
          <w:rFonts w:ascii="Times New Roman" w:hAnsi="Times New Roman" w:cs="Times New Roman"/>
          <w:sz w:val="24"/>
        </w:rPr>
        <w:t>train.data</w:t>
      </w:r>
      <w:proofErr w:type="spellEnd"/>
      <w:r>
        <w:rPr>
          <w:rFonts w:ascii="Times New Roman" w:hAnsi="Times New Roman" w:cs="Times New Roman"/>
          <w:sz w:val="24"/>
        </w:rPr>
        <w:t xml:space="preserve">  for every image that is used in the training process.  The below is the code segment that implements this image </w:t>
      </w:r>
      <w:proofErr w:type="spellStart"/>
      <w:proofErr w:type="gramStart"/>
      <w:r>
        <w:rPr>
          <w:rFonts w:ascii="Times New Roman" w:hAnsi="Times New Roman" w:cs="Times New Roman"/>
          <w:sz w:val="24"/>
        </w:rPr>
        <w:t>pre processing</w:t>
      </w:r>
      <w:proofErr w:type="spellEnd"/>
      <w:proofErr w:type="gramEnd"/>
      <w:r>
        <w:rPr>
          <w:rFonts w:ascii="Times New Roman" w:hAnsi="Times New Roman" w:cs="Times New Roman"/>
          <w:sz w:val="24"/>
        </w:rPr>
        <w:t xml:space="preserve">. </w:t>
      </w:r>
    </w:p>
    <w:p w14:paraId="025CD261" w14:textId="77777777" w:rsidR="00484340" w:rsidRDefault="00484340" w:rsidP="00D9614A">
      <w:pPr>
        <w:rPr>
          <w:rFonts w:ascii="Times New Roman" w:hAnsi="Times New Roman" w:cs="Times New Roman"/>
          <w:sz w:val="24"/>
        </w:rPr>
      </w:pPr>
    </w:p>
    <w:p w14:paraId="764F0209" w14:textId="673577C9" w:rsidR="008B0B07" w:rsidRDefault="00484340" w:rsidP="00D9614A">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6944" behindDoc="0" locked="0" layoutInCell="1" allowOverlap="1" wp14:anchorId="271CB328" wp14:editId="261D8B0A">
            <wp:simplePos x="0" y="0"/>
            <wp:positionH relativeFrom="column">
              <wp:posOffset>0</wp:posOffset>
            </wp:positionH>
            <wp:positionV relativeFrom="paragraph">
              <wp:posOffset>1905</wp:posOffset>
            </wp:positionV>
            <wp:extent cx="6018530" cy="3551555"/>
            <wp:effectExtent l="0" t="0" r="1270" b="0"/>
            <wp:wrapTopAndBottom/>
            <wp:docPr id="89102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18530" cy="3551555"/>
                    </a:xfrm>
                    <a:prstGeom prst="rect">
                      <a:avLst/>
                    </a:prstGeom>
                    <a:noFill/>
                  </pic:spPr>
                </pic:pic>
              </a:graphicData>
            </a:graphic>
          </wp:anchor>
        </w:drawing>
      </w:r>
    </w:p>
    <w:p w14:paraId="0303C87E" w14:textId="5C4BBD17" w:rsidR="00D40048" w:rsidRDefault="00D40048" w:rsidP="005C367E">
      <w:pPr>
        <w:rPr>
          <w:rFonts w:ascii="Times New Roman" w:hAnsi="Times New Roman" w:cs="Times New Roman"/>
          <w:sz w:val="24"/>
        </w:rPr>
      </w:pPr>
      <w:r>
        <w:rPr>
          <w:rFonts w:ascii="Times New Roman" w:hAnsi="Times New Roman" w:cs="Times New Roman"/>
          <w:sz w:val="24"/>
        </w:rPr>
        <w:t xml:space="preserve">                                                     </w:t>
      </w:r>
      <w:r w:rsidR="00346D95">
        <w:rPr>
          <w:rFonts w:ascii="Times New Roman" w:hAnsi="Times New Roman" w:cs="Times New Roman"/>
          <w:sz w:val="24"/>
        </w:rPr>
        <w:t xml:space="preserve">  </w:t>
      </w:r>
      <w:r>
        <w:rPr>
          <w:rFonts w:ascii="Times New Roman" w:hAnsi="Times New Roman" w:cs="Times New Roman"/>
          <w:sz w:val="24"/>
        </w:rPr>
        <w:t xml:space="preserve"> Fig </w:t>
      </w:r>
      <w:r w:rsidR="00346D95">
        <w:rPr>
          <w:rFonts w:ascii="Times New Roman" w:hAnsi="Times New Roman" w:cs="Times New Roman"/>
          <w:sz w:val="24"/>
        </w:rPr>
        <w:t>4.</w:t>
      </w:r>
      <w:r w:rsidR="00C82376">
        <w:rPr>
          <w:rFonts w:ascii="Times New Roman" w:hAnsi="Times New Roman" w:cs="Times New Roman"/>
          <w:sz w:val="24"/>
        </w:rPr>
        <w:t>4</w:t>
      </w:r>
      <w:r w:rsidR="00346D95">
        <w:rPr>
          <w:rFonts w:ascii="Times New Roman" w:hAnsi="Times New Roman" w:cs="Times New Roman"/>
          <w:sz w:val="24"/>
        </w:rPr>
        <w:t xml:space="preserve"> code part 2</w:t>
      </w:r>
    </w:p>
    <w:p w14:paraId="2A337F88" w14:textId="4D4B844E" w:rsidR="00D9614A" w:rsidRDefault="00D9614A" w:rsidP="005C367E">
      <w:pPr>
        <w:rPr>
          <w:rFonts w:ascii="Times New Roman" w:hAnsi="Times New Roman" w:cs="Times New Roman"/>
          <w:sz w:val="24"/>
        </w:rPr>
      </w:pPr>
    </w:p>
    <w:p w14:paraId="49BB3AFD" w14:textId="02F9C3EA" w:rsidR="00D9614A" w:rsidRDefault="008B0B07" w:rsidP="005C367E">
      <w:pPr>
        <w:rPr>
          <w:rFonts w:ascii="Times New Roman" w:hAnsi="Times New Roman" w:cs="Times New Roman"/>
          <w:sz w:val="24"/>
        </w:rPr>
      </w:pPr>
      <w:r>
        <w:rPr>
          <w:rFonts w:ascii="Times New Roman" w:hAnsi="Times New Roman" w:cs="Times New Roman"/>
          <w:sz w:val="24"/>
        </w:rPr>
        <w:t>The training data along with the label ( appropriate to the nature of the image – based on whether it is ‘</w:t>
      </w:r>
      <w:proofErr w:type="spellStart"/>
      <w:r>
        <w:rPr>
          <w:rFonts w:ascii="Times New Roman" w:hAnsi="Times New Roman" w:cs="Times New Roman"/>
          <w:sz w:val="24"/>
        </w:rPr>
        <w:t>geuine</w:t>
      </w:r>
      <w:proofErr w:type="spellEnd"/>
      <w:r>
        <w:rPr>
          <w:rFonts w:ascii="Times New Roman" w:hAnsi="Times New Roman" w:cs="Times New Roman"/>
          <w:sz w:val="24"/>
        </w:rPr>
        <w:t xml:space="preserve">’ or ‘forged’ is stored .  Once the image is processed and the data pertaining to that is extracted as binary and appended in the training tuple,  the program continues to process the next image in the training set. </w:t>
      </w:r>
    </w:p>
    <w:p w14:paraId="48415123" w14:textId="354380DF" w:rsidR="008B0B07" w:rsidRDefault="008B0B07" w:rsidP="005C367E">
      <w:pPr>
        <w:rPr>
          <w:rFonts w:ascii="Times New Roman" w:hAnsi="Times New Roman" w:cs="Times New Roman"/>
          <w:sz w:val="24"/>
        </w:rPr>
      </w:pPr>
      <w:r>
        <w:rPr>
          <w:rFonts w:ascii="Times New Roman" w:hAnsi="Times New Roman" w:cs="Times New Roman"/>
          <w:sz w:val="24"/>
        </w:rPr>
        <w:t xml:space="preserve">This is repeated for the test images as well. </w:t>
      </w:r>
    </w:p>
    <w:p w14:paraId="4EBF4971" w14:textId="77777777" w:rsidR="00EC3109" w:rsidRDefault="00EC3109" w:rsidP="005C367E">
      <w:pPr>
        <w:rPr>
          <w:rFonts w:ascii="Times New Roman" w:hAnsi="Times New Roman" w:cs="Times New Roman"/>
          <w:sz w:val="24"/>
        </w:rPr>
      </w:pPr>
    </w:p>
    <w:p w14:paraId="68102F9B" w14:textId="77777777" w:rsidR="00EC3109" w:rsidRDefault="00EC3109" w:rsidP="005C367E">
      <w:pPr>
        <w:rPr>
          <w:rFonts w:ascii="Times New Roman" w:hAnsi="Times New Roman" w:cs="Times New Roman"/>
          <w:sz w:val="24"/>
        </w:rPr>
      </w:pPr>
    </w:p>
    <w:p w14:paraId="0D81AC78" w14:textId="77777777" w:rsidR="00EC3109" w:rsidRDefault="00EC3109" w:rsidP="005C367E">
      <w:pPr>
        <w:rPr>
          <w:rFonts w:ascii="Times New Roman" w:hAnsi="Times New Roman" w:cs="Times New Roman"/>
          <w:sz w:val="24"/>
        </w:rPr>
      </w:pPr>
    </w:p>
    <w:p w14:paraId="0071CC63" w14:textId="77777777" w:rsidR="00EC3109" w:rsidRDefault="00EC3109" w:rsidP="005C367E">
      <w:pPr>
        <w:rPr>
          <w:rFonts w:ascii="Times New Roman" w:hAnsi="Times New Roman" w:cs="Times New Roman"/>
          <w:sz w:val="24"/>
        </w:rPr>
      </w:pPr>
    </w:p>
    <w:p w14:paraId="63EA1E17" w14:textId="160D2900" w:rsidR="00EC3109" w:rsidRDefault="00C82376" w:rsidP="005C367E">
      <w:pP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64896" behindDoc="0" locked="0" layoutInCell="1" allowOverlap="1" wp14:anchorId="094D8003" wp14:editId="11EAB567">
            <wp:simplePos x="0" y="0"/>
            <wp:positionH relativeFrom="margin">
              <wp:align>left</wp:align>
            </wp:positionH>
            <wp:positionV relativeFrom="paragraph">
              <wp:posOffset>321945</wp:posOffset>
            </wp:positionV>
            <wp:extent cx="5753100" cy="2583180"/>
            <wp:effectExtent l="0" t="0" r="0" b="7620"/>
            <wp:wrapTopAndBottom/>
            <wp:docPr id="1656885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2583180"/>
                    </a:xfrm>
                    <a:prstGeom prst="rect">
                      <a:avLst/>
                    </a:prstGeom>
                    <a:noFill/>
                  </pic:spPr>
                </pic:pic>
              </a:graphicData>
            </a:graphic>
            <wp14:sizeRelH relativeFrom="margin">
              <wp14:pctWidth>0</wp14:pctWidth>
            </wp14:sizeRelH>
            <wp14:sizeRelV relativeFrom="margin">
              <wp14:pctHeight>0</wp14:pctHeight>
            </wp14:sizeRelV>
          </wp:anchor>
        </w:drawing>
      </w:r>
    </w:p>
    <w:p w14:paraId="744B6E55" w14:textId="5EFB7C9A" w:rsidR="00C82376" w:rsidRDefault="00C82376" w:rsidP="00C82376">
      <w:pPr>
        <w:rPr>
          <w:rFonts w:ascii="Times New Roman" w:hAnsi="Times New Roman" w:cs="Times New Roman"/>
          <w:sz w:val="24"/>
        </w:rPr>
      </w:pPr>
      <w:r>
        <w:rPr>
          <w:rFonts w:ascii="Times New Roman" w:hAnsi="Times New Roman" w:cs="Times New Roman"/>
          <w:sz w:val="24"/>
        </w:rPr>
        <w:t xml:space="preserve">                                                        Fig 4.5 code part 3</w:t>
      </w:r>
    </w:p>
    <w:p w14:paraId="4028B242" w14:textId="77777777" w:rsidR="00C82376" w:rsidRDefault="00C82376" w:rsidP="005C367E">
      <w:pPr>
        <w:rPr>
          <w:rFonts w:ascii="Times New Roman" w:hAnsi="Times New Roman" w:cs="Times New Roman"/>
          <w:sz w:val="24"/>
        </w:rPr>
      </w:pPr>
    </w:p>
    <w:p w14:paraId="09F18650" w14:textId="03E2275F" w:rsidR="00EC3109" w:rsidRDefault="00EC3109" w:rsidP="005C367E">
      <w:pPr>
        <w:rPr>
          <w:rFonts w:ascii="Times New Roman" w:hAnsi="Times New Roman" w:cs="Times New Roman"/>
          <w:sz w:val="24"/>
        </w:rPr>
      </w:pPr>
      <w:r>
        <w:rPr>
          <w:rFonts w:ascii="Times New Roman" w:hAnsi="Times New Roman" w:cs="Times New Roman"/>
          <w:sz w:val="24"/>
        </w:rPr>
        <w:t xml:space="preserve">Once the Test files are processed in this manner the training model is run using the </w:t>
      </w:r>
      <w:proofErr w:type="spellStart"/>
      <w:r>
        <w:rPr>
          <w:rFonts w:ascii="Times New Roman" w:hAnsi="Times New Roman" w:cs="Times New Roman"/>
          <w:sz w:val="24"/>
        </w:rPr>
        <w:t>runmodel</w:t>
      </w:r>
      <w:proofErr w:type="spellEnd"/>
      <w:r>
        <w:rPr>
          <w:rFonts w:ascii="Times New Roman" w:hAnsi="Times New Roman" w:cs="Times New Roman"/>
          <w:sz w:val="24"/>
        </w:rPr>
        <w:t xml:space="preserve"> function. </w:t>
      </w:r>
    </w:p>
    <w:p w14:paraId="403F182E" w14:textId="408AEFFE" w:rsidR="00EC3109" w:rsidRDefault="00EC3109" w:rsidP="00C82376">
      <w:pPr>
        <w:jc w:val="both"/>
        <w:rPr>
          <w:rFonts w:ascii="Times New Roman" w:hAnsi="Times New Roman" w:cs="Times New Roman"/>
          <w:sz w:val="24"/>
        </w:rPr>
      </w:pPr>
      <w:r>
        <w:rPr>
          <w:rFonts w:ascii="Times New Roman" w:hAnsi="Times New Roman" w:cs="Times New Roman"/>
          <w:sz w:val="24"/>
        </w:rPr>
        <w:t xml:space="preserve">Here the model uses </w:t>
      </w:r>
      <w:proofErr w:type="spellStart"/>
      <w:r>
        <w:rPr>
          <w:rFonts w:ascii="Times New Roman" w:hAnsi="Times New Roman" w:cs="Times New Roman"/>
          <w:sz w:val="24"/>
        </w:rPr>
        <w:t>softmax</w:t>
      </w:r>
      <w:proofErr w:type="spellEnd"/>
      <w:r>
        <w:rPr>
          <w:rFonts w:ascii="Times New Roman" w:hAnsi="Times New Roman" w:cs="Times New Roman"/>
          <w:sz w:val="24"/>
        </w:rPr>
        <w:t xml:space="preserve"> regression to convert the binary data into probabilities.  </w:t>
      </w:r>
      <w:proofErr w:type="spellStart"/>
      <w:r>
        <w:rPr>
          <w:rFonts w:ascii="Times New Roman" w:hAnsi="Times New Roman" w:cs="Times New Roman"/>
          <w:sz w:val="24"/>
        </w:rPr>
        <w:t>Softmax</w:t>
      </w:r>
      <w:proofErr w:type="spellEnd"/>
      <w:r>
        <w:rPr>
          <w:rFonts w:ascii="Times New Roman" w:hAnsi="Times New Roman" w:cs="Times New Roman"/>
          <w:sz w:val="24"/>
        </w:rPr>
        <w:t xml:space="preserve"> </w:t>
      </w:r>
      <w:r w:rsidR="00C82376">
        <w:rPr>
          <w:rFonts w:ascii="Times New Roman" w:hAnsi="Times New Roman" w:cs="Times New Roman"/>
          <w:sz w:val="24"/>
        </w:rPr>
        <w:t xml:space="preserve">regression </w:t>
      </w:r>
      <w:r>
        <w:rPr>
          <w:rFonts w:ascii="Times New Roman" w:hAnsi="Times New Roman" w:cs="Times New Roman"/>
          <w:sz w:val="24"/>
        </w:rPr>
        <w:t xml:space="preserve">is widely used for </w:t>
      </w:r>
      <w:r w:rsidR="00C82376">
        <w:rPr>
          <w:rFonts w:ascii="Times New Roman" w:hAnsi="Times New Roman" w:cs="Times New Roman"/>
          <w:sz w:val="24"/>
        </w:rPr>
        <w:t>image classification and hence the same has been used in our approach also.</w:t>
      </w:r>
    </w:p>
    <w:p w14:paraId="2D115414" w14:textId="50402BEA" w:rsidR="00C82376" w:rsidRDefault="00C82376" w:rsidP="005C367E">
      <w:pPr>
        <w:rPr>
          <w:rFonts w:ascii="Times New Roman" w:hAnsi="Times New Roman" w:cs="Times New Roman"/>
          <w:sz w:val="24"/>
        </w:rPr>
      </w:pPr>
    </w:p>
    <w:p w14:paraId="22E14F68" w14:textId="795E3BDF" w:rsidR="00C82376" w:rsidRDefault="00C82376" w:rsidP="005C367E">
      <w:pPr>
        <w:rPr>
          <w:rFonts w:ascii="Times New Roman" w:hAnsi="Times New Roman" w:cs="Times New Roman"/>
          <w:sz w:val="24"/>
        </w:rPr>
      </w:pPr>
      <w:r w:rsidRPr="00C82376">
        <w:rPr>
          <w:rFonts w:ascii="Times New Roman" w:hAnsi="Times New Roman" w:cs="Times New Roman"/>
          <w:noProof/>
          <w:sz w:val="24"/>
        </w:rPr>
        <w:drawing>
          <wp:inline distT="0" distB="0" distL="0" distR="0" wp14:anchorId="1DC5B60F" wp14:editId="3EC71418">
            <wp:extent cx="5731510" cy="1412240"/>
            <wp:effectExtent l="0" t="0" r="2540" b="0"/>
            <wp:docPr id="3" name="Picture 2">
              <a:extLst xmlns:a="http://schemas.openxmlformats.org/drawingml/2006/main">
                <a:ext uri="{FF2B5EF4-FFF2-40B4-BE49-F238E27FC236}">
                  <a16:creationId xmlns:a16="http://schemas.microsoft.com/office/drawing/2014/main" id="{093ACF90-E101-0C94-4E45-2D7D831109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93ACF90-E101-0C94-4E45-2D7D83110999}"/>
                        </a:ext>
                      </a:extLst>
                    </pic:cNvPr>
                    <pic:cNvPicPr>
                      <a:picLocks noChangeAspect="1"/>
                    </pic:cNvPicPr>
                  </pic:nvPicPr>
                  <pic:blipFill rotWithShape="1">
                    <a:blip r:embed="rId12"/>
                    <a:srcRect t="19748" r="36533" b="52453"/>
                    <a:stretch/>
                  </pic:blipFill>
                  <pic:spPr>
                    <a:xfrm>
                      <a:off x="0" y="0"/>
                      <a:ext cx="5731510" cy="1412240"/>
                    </a:xfrm>
                    <a:prstGeom prst="rect">
                      <a:avLst/>
                    </a:prstGeom>
                  </pic:spPr>
                </pic:pic>
              </a:graphicData>
            </a:graphic>
          </wp:inline>
        </w:drawing>
      </w:r>
    </w:p>
    <w:p w14:paraId="70E801B9" w14:textId="577047E8" w:rsidR="00C82376" w:rsidRDefault="00C82376" w:rsidP="00C82376">
      <w:pPr>
        <w:rPr>
          <w:rFonts w:ascii="Times New Roman" w:hAnsi="Times New Roman" w:cs="Times New Roman"/>
          <w:sz w:val="24"/>
        </w:rPr>
      </w:pPr>
      <w:r>
        <w:rPr>
          <w:rFonts w:ascii="Times New Roman" w:hAnsi="Times New Roman" w:cs="Times New Roman"/>
          <w:sz w:val="24"/>
        </w:rPr>
        <w:t xml:space="preserve">                                                        Fig 4.6 code part 4</w:t>
      </w:r>
    </w:p>
    <w:p w14:paraId="1A312EA8" w14:textId="058D46BB" w:rsidR="00EC3109" w:rsidRDefault="00EC3109" w:rsidP="005C367E">
      <w:pPr>
        <w:rPr>
          <w:rFonts w:ascii="Times New Roman" w:hAnsi="Times New Roman" w:cs="Times New Roman"/>
          <w:sz w:val="24"/>
        </w:rPr>
      </w:pPr>
    </w:p>
    <w:p w14:paraId="1D8EB906" w14:textId="4F02989B" w:rsidR="00EC3109" w:rsidRDefault="00C82376" w:rsidP="005C367E">
      <w:pPr>
        <w:rPr>
          <w:rFonts w:ascii="Times New Roman" w:hAnsi="Times New Roman" w:cs="Times New Roman"/>
          <w:sz w:val="24"/>
        </w:rPr>
      </w:pPr>
      <w:r>
        <w:rPr>
          <w:rFonts w:ascii="Times New Roman" w:hAnsi="Times New Roman" w:cs="Times New Roman"/>
          <w:sz w:val="24"/>
        </w:rPr>
        <w:t xml:space="preserve">To perform the training of the model we use a cross-entropy loss calculation function </w:t>
      </w:r>
    </w:p>
    <w:p w14:paraId="2A20A28F" w14:textId="77777777" w:rsidR="00C82376" w:rsidRDefault="00C82376" w:rsidP="005C367E">
      <w:pPr>
        <w:rPr>
          <w:rFonts w:ascii="Times New Roman" w:hAnsi="Times New Roman" w:cs="Times New Roman"/>
          <w:sz w:val="24"/>
        </w:rPr>
      </w:pPr>
    </w:p>
    <w:p w14:paraId="168D321E" w14:textId="5A035528" w:rsidR="00C82376" w:rsidRDefault="00C82376" w:rsidP="005C367E">
      <w:pPr>
        <w:rPr>
          <w:rFonts w:ascii="Times New Roman" w:hAnsi="Times New Roman" w:cs="Times New Roman"/>
          <w:sz w:val="24"/>
        </w:rPr>
      </w:pPr>
      <w:r>
        <w:rPr>
          <w:noProof/>
        </w:rPr>
        <w:drawing>
          <wp:inline distT="0" distB="0" distL="0" distR="0" wp14:anchorId="3AB2BF71" wp14:editId="6D4F6D6D">
            <wp:extent cx="5731510" cy="518795"/>
            <wp:effectExtent l="0" t="0" r="2540" b="0"/>
            <wp:docPr id="16161979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18795"/>
                    </a:xfrm>
                    <a:prstGeom prst="rect">
                      <a:avLst/>
                    </a:prstGeom>
                    <a:noFill/>
                    <a:ln>
                      <a:noFill/>
                    </a:ln>
                  </pic:spPr>
                </pic:pic>
              </a:graphicData>
            </a:graphic>
          </wp:inline>
        </w:drawing>
      </w:r>
    </w:p>
    <w:p w14:paraId="29C7498C" w14:textId="77777777" w:rsidR="00C82376" w:rsidRDefault="00C82376" w:rsidP="005C367E">
      <w:pPr>
        <w:rPr>
          <w:rFonts w:ascii="Times New Roman" w:hAnsi="Times New Roman" w:cs="Times New Roman"/>
          <w:sz w:val="24"/>
        </w:rPr>
      </w:pPr>
    </w:p>
    <w:p w14:paraId="056E3256" w14:textId="491153BA" w:rsidR="008B0B07" w:rsidRDefault="00C82376" w:rsidP="005C367E">
      <w:pP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65920" behindDoc="0" locked="0" layoutInCell="1" allowOverlap="1" wp14:anchorId="0B91C54D" wp14:editId="64142B01">
            <wp:simplePos x="0" y="0"/>
            <wp:positionH relativeFrom="margin">
              <wp:align>right</wp:align>
            </wp:positionH>
            <wp:positionV relativeFrom="paragraph">
              <wp:posOffset>567055</wp:posOffset>
            </wp:positionV>
            <wp:extent cx="5789295" cy="2645410"/>
            <wp:effectExtent l="0" t="0" r="1905" b="2540"/>
            <wp:wrapTopAndBottom/>
            <wp:docPr id="1875289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9295" cy="2645410"/>
                    </a:xfrm>
                    <a:prstGeom prst="rect">
                      <a:avLst/>
                    </a:prstGeom>
                    <a:noFill/>
                  </pic:spPr>
                </pic:pic>
              </a:graphicData>
            </a:graphic>
          </wp:anchor>
        </w:drawing>
      </w:r>
      <w:r>
        <w:rPr>
          <w:rFonts w:ascii="Times New Roman" w:hAnsi="Times New Roman" w:cs="Times New Roman"/>
          <w:sz w:val="24"/>
        </w:rPr>
        <w:t xml:space="preserve">And the model is optimized using </w:t>
      </w:r>
      <w:proofErr w:type="spellStart"/>
      <w:r>
        <w:rPr>
          <w:rFonts w:ascii="Times New Roman" w:hAnsi="Times New Roman" w:cs="Times New Roman"/>
          <w:sz w:val="24"/>
        </w:rPr>
        <w:t>GradientDescentOptimizer</w:t>
      </w:r>
      <w:proofErr w:type="spellEnd"/>
      <w:r>
        <w:rPr>
          <w:rFonts w:ascii="Times New Roman" w:hAnsi="Times New Roman" w:cs="Times New Roman"/>
          <w:sz w:val="24"/>
        </w:rPr>
        <w:t xml:space="preserve"> function in </w:t>
      </w:r>
      <w:proofErr w:type="spellStart"/>
      <w:r>
        <w:rPr>
          <w:rFonts w:ascii="Times New Roman" w:hAnsi="Times New Roman" w:cs="Times New Roman"/>
          <w:sz w:val="24"/>
        </w:rPr>
        <w:t>tensorflow</w:t>
      </w:r>
      <w:proofErr w:type="spellEnd"/>
      <w:r>
        <w:rPr>
          <w:rFonts w:ascii="Times New Roman" w:hAnsi="Times New Roman" w:cs="Times New Roman"/>
          <w:sz w:val="24"/>
        </w:rPr>
        <w:t xml:space="preserve"> , while minimising the entropy cost.  </w:t>
      </w:r>
    </w:p>
    <w:p w14:paraId="6ECD303E" w14:textId="213D4B99" w:rsidR="00C82376" w:rsidRDefault="00C82376" w:rsidP="00C82376">
      <w:pPr>
        <w:rPr>
          <w:rFonts w:ascii="Times New Roman" w:hAnsi="Times New Roman" w:cs="Times New Roman"/>
          <w:sz w:val="24"/>
        </w:rPr>
      </w:pPr>
      <w:r>
        <w:rPr>
          <w:rFonts w:ascii="Times New Roman" w:hAnsi="Times New Roman" w:cs="Times New Roman"/>
          <w:sz w:val="24"/>
        </w:rPr>
        <w:t xml:space="preserve">                                                     </w:t>
      </w:r>
    </w:p>
    <w:p w14:paraId="48194E01" w14:textId="351B2E55" w:rsidR="00C82376" w:rsidRDefault="00C82376" w:rsidP="00C82376">
      <w:pPr>
        <w:jc w:val="center"/>
        <w:rPr>
          <w:rFonts w:ascii="Times New Roman" w:hAnsi="Times New Roman" w:cs="Times New Roman"/>
          <w:sz w:val="24"/>
        </w:rPr>
      </w:pPr>
      <w:r>
        <w:rPr>
          <w:rFonts w:ascii="Times New Roman" w:hAnsi="Times New Roman" w:cs="Times New Roman"/>
          <w:sz w:val="24"/>
        </w:rPr>
        <w:t>Fig 4.7 code part 5</w:t>
      </w:r>
    </w:p>
    <w:p w14:paraId="12FD47BD" w14:textId="77777777" w:rsidR="00C82376" w:rsidRDefault="00C82376" w:rsidP="00C82376">
      <w:pPr>
        <w:jc w:val="center"/>
        <w:rPr>
          <w:rFonts w:ascii="Times New Roman" w:hAnsi="Times New Roman" w:cs="Times New Roman"/>
          <w:sz w:val="24"/>
        </w:rPr>
      </w:pPr>
    </w:p>
    <w:p w14:paraId="72AB94C7" w14:textId="77777777" w:rsidR="00C82376" w:rsidRDefault="00C82376" w:rsidP="00C82376">
      <w:pPr>
        <w:jc w:val="center"/>
        <w:rPr>
          <w:rFonts w:ascii="Times New Roman" w:hAnsi="Times New Roman" w:cs="Times New Roman"/>
          <w:sz w:val="24"/>
        </w:rPr>
      </w:pPr>
    </w:p>
    <w:p w14:paraId="71910906" w14:textId="5AFD4523" w:rsidR="00C82376" w:rsidRDefault="00C256A2" w:rsidP="00C82376">
      <w:pPr>
        <w:rPr>
          <w:rFonts w:ascii="Times New Roman" w:hAnsi="Times New Roman" w:cs="Times New Roman"/>
          <w:sz w:val="24"/>
        </w:rPr>
      </w:pPr>
      <w:r>
        <w:rPr>
          <w:rFonts w:ascii="Times New Roman" w:hAnsi="Times New Roman" w:cs="Times New Roman"/>
          <w:sz w:val="24"/>
        </w:rPr>
        <w:t>Now coming to the tf.session() where sess.run() function is used to run the entire training part of the TensorFlow. First all global variables are declared initially then the train_step is given which contains the data that has been optimized using gradient descent.</w:t>
      </w:r>
    </w:p>
    <w:p w14:paraId="6AA27963" w14:textId="6F8FD97C" w:rsidR="00C256A2" w:rsidRDefault="00C256A2" w:rsidP="00C82376">
      <w:pPr>
        <w:rPr>
          <w:rFonts w:ascii="Times New Roman" w:hAnsi="Times New Roman" w:cs="Times New Roman"/>
          <w:sz w:val="24"/>
        </w:rPr>
      </w:pPr>
      <w:r>
        <w:rPr>
          <w:rFonts w:ascii="Times New Roman" w:hAnsi="Times New Roman" w:cs="Times New Roman"/>
          <w:sz w:val="24"/>
        </w:rPr>
        <w:t>The feed_dict gives values for x and y where x takes the training data values and y_ which has the placeholder takes the values of training labels.</w:t>
      </w:r>
    </w:p>
    <w:p w14:paraId="16EFD311" w14:textId="5FCF3D31" w:rsidR="00C256A2" w:rsidRDefault="00C256A2" w:rsidP="00C82376">
      <w:pPr>
        <w:rPr>
          <w:rFonts w:ascii="Times New Roman" w:hAnsi="Times New Roman" w:cs="Times New Roman"/>
          <w:sz w:val="24"/>
        </w:rPr>
      </w:pPr>
      <w:r>
        <w:rPr>
          <w:rFonts w:ascii="Times New Roman" w:hAnsi="Times New Roman" w:cs="Times New Roman"/>
          <w:sz w:val="24"/>
        </w:rPr>
        <w:t>Then the prediction is done using sess. run() where the correct prediction is used which contains the result whether the data is correctly predicted by our model or not.</w:t>
      </w:r>
    </w:p>
    <w:p w14:paraId="666624E2" w14:textId="7CA07550" w:rsidR="00C256A2" w:rsidRDefault="00C256A2" w:rsidP="00C82376">
      <w:pPr>
        <w:rPr>
          <w:rFonts w:ascii="Times New Roman" w:hAnsi="Times New Roman" w:cs="Times New Roman"/>
          <w:sz w:val="24"/>
        </w:rPr>
      </w:pPr>
      <w:r>
        <w:rPr>
          <w:rFonts w:ascii="Times New Roman" w:hAnsi="Times New Roman" w:cs="Times New Roman"/>
          <w:sz w:val="24"/>
        </w:rPr>
        <w:t>Then finally we find the accuracy value of our model using the accuracy that we have already found out and using this we plot a confusion matrix and a roc curve</w:t>
      </w:r>
    </w:p>
    <w:p w14:paraId="125BEE7D" w14:textId="77777777" w:rsidR="00C256A2" w:rsidRDefault="00C256A2" w:rsidP="00C82376">
      <w:pPr>
        <w:rPr>
          <w:rFonts w:ascii="Times New Roman" w:hAnsi="Times New Roman" w:cs="Times New Roman"/>
          <w:sz w:val="24"/>
        </w:rPr>
      </w:pPr>
    </w:p>
    <w:p w14:paraId="6D10A43E" w14:textId="725F26A1" w:rsidR="00EC3109" w:rsidRDefault="00EC3109" w:rsidP="005C367E">
      <w:pPr>
        <w:rPr>
          <w:rFonts w:ascii="Times New Roman" w:hAnsi="Times New Roman" w:cs="Times New Roman"/>
          <w:sz w:val="24"/>
        </w:rPr>
      </w:pPr>
    </w:p>
    <w:p w14:paraId="67AB7BFA" w14:textId="46802D23" w:rsidR="00D9614A" w:rsidRDefault="00D9614A" w:rsidP="005C367E">
      <w:pPr>
        <w:rPr>
          <w:rFonts w:ascii="Times New Roman" w:hAnsi="Times New Roman" w:cs="Times New Roman"/>
          <w:sz w:val="24"/>
        </w:rPr>
      </w:pPr>
    </w:p>
    <w:p w14:paraId="39BCBCB0" w14:textId="600CDAFA" w:rsidR="00D9614A" w:rsidRDefault="00D9614A" w:rsidP="005C367E">
      <w:pPr>
        <w:rPr>
          <w:rFonts w:ascii="Times New Roman" w:hAnsi="Times New Roman" w:cs="Times New Roman"/>
          <w:sz w:val="24"/>
        </w:rPr>
      </w:pPr>
    </w:p>
    <w:p w14:paraId="2C3C30B6" w14:textId="77777777" w:rsidR="00346D95" w:rsidRDefault="00346D95" w:rsidP="005C367E">
      <w:pPr>
        <w:rPr>
          <w:rFonts w:ascii="Times New Roman" w:hAnsi="Times New Roman" w:cs="Times New Roman"/>
          <w:sz w:val="24"/>
        </w:rPr>
      </w:pPr>
    </w:p>
    <w:p w14:paraId="63B80DB9" w14:textId="77777777" w:rsidR="00346D95" w:rsidRDefault="00346D95" w:rsidP="005C367E">
      <w:pPr>
        <w:rPr>
          <w:rFonts w:ascii="Times New Roman" w:hAnsi="Times New Roman" w:cs="Times New Roman"/>
          <w:sz w:val="24"/>
        </w:rPr>
      </w:pPr>
    </w:p>
    <w:p w14:paraId="61F234EA" w14:textId="77777777" w:rsidR="00346D95" w:rsidRDefault="00346D95" w:rsidP="005C367E">
      <w:pPr>
        <w:rPr>
          <w:rFonts w:ascii="Times New Roman" w:hAnsi="Times New Roman" w:cs="Times New Roman"/>
          <w:sz w:val="24"/>
        </w:rPr>
      </w:pPr>
    </w:p>
    <w:p w14:paraId="1F68C812" w14:textId="2D6DAC0F" w:rsidR="000B51D6" w:rsidRDefault="000B51D6" w:rsidP="005C367E">
      <w:pPr>
        <w:rPr>
          <w:rFonts w:ascii="Times New Roman" w:hAnsi="Times New Roman" w:cs="Times New Roman"/>
          <w:sz w:val="24"/>
        </w:rPr>
      </w:pPr>
    </w:p>
    <w:p w14:paraId="4B82DDDB" w14:textId="77777777" w:rsidR="000B51D6" w:rsidRDefault="000B51D6" w:rsidP="005C367E">
      <w:pPr>
        <w:rPr>
          <w:rFonts w:ascii="Times New Roman" w:hAnsi="Times New Roman" w:cs="Times New Roman"/>
          <w:sz w:val="24"/>
        </w:rPr>
      </w:pPr>
      <w:r>
        <w:rPr>
          <w:rFonts w:ascii="Times New Roman" w:hAnsi="Times New Roman" w:cs="Times New Roman"/>
          <w:sz w:val="24"/>
        </w:rPr>
        <w:lastRenderedPageBreak/>
        <w:t xml:space="preserve"> </w:t>
      </w:r>
    </w:p>
    <w:p w14:paraId="47AAD288" w14:textId="77777777" w:rsidR="000B51D6" w:rsidRDefault="000B51D6" w:rsidP="005C367E">
      <w:pPr>
        <w:rPr>
          <w:rFonts w:ascii="Times New Roman" w:hAnsi="Times New Roman" w:cs="Times New Roman"/>
          <w:sz w:val="24"/>
        </w:rPr>
      </w:pPr>
    </w:p>
    <w:p w14:paraId="7516736D" w14:textId="77777777" w:rsidR="000B51D6" w:rsidRDefault="000B51D6" w:rsidP="005C367E">
      <w:pPr>
        <w:rPr>
          <w:rFonts w:ascii="Times New Roman" w:hAnsi="Times New Roman" w:cs="Times New Roman"/>
          <w:sz w:val="24"/>
        </w:rPr>
      </w:pPr>
    </w:p>
    <w:p w14:paraId="5FCFC739" w14:textId="77777777" w:rsidR="000B51D6" w:rsidRDefault="000B51D6" w:rsidP="005C367E">
      <w:pPr>
        <w:rPr>
          <w:rFonts w:ascii="Times New Roman" w:hAnsi="Times New Roman" w:cs="Times New Roman"/>
          <w:sz w:val="24"/>
        </w:rPr>
      </w:pPr>
      <w:r>
        <w:rPr>
          <w:rFonts w:ascii="Times New Roman" w:hAnsi="Times New Roman" w:cs="Times New Roman"/>
          <w:sz w:val="24"/>
        </w:rPr>
        <w:t xml:space="preserve">               </w:t>
      </w:r>
    </w:p>
    <w:p w14:paraId="2FB788B8" w14:textId="6643CC6F" w:rsidR="00B53495" w:rsidRDefault="000B51D6" w:rsidP="005C367E">
      <w:pPr>
        <w:rPr>
          <w:rFonts w:ascii="Times New Roman" w:hAnsi="Times New Roman" w:cs="Times New Roman"/>
          <w:sz w:val="24"/>
        </w:rPr>
      </w:pPr>
      <w:r>
        <w:rPr>
          <w:rFonts w:ascii="Times New Roman" w:hAnsi="Times New Roman" w:cs="Times New Roman"/>
          <w:sz w:val="24"/>
        </w:rPr>
        <w:t xml:space="preserve">         </w:t>
      </w:r>
      <w:r w:rsidR="00346D95">
        <w:rPr>
          <w:rFonts w:ascii="Times New Roman" w:hAnsi="Times New Roman" w:cs="Times New Roman"/>
          <w:sz w:val="24"/>
        </w:rPr>
        <w:t xml:space="preserve"> </w:t>
      </w:r>
      <w:r>
        <w:rPr>
          <w:rFonts w:ascii="Times New Roman" w:hAnsi="Times New Roman" w:cs="Times New Roman"/>
          <w:sz w:val="24"/>
        </w:rPr>
        <w:t xml:space="preserve">                               </w:t>
      </w:r>
      <w:r w:rsidR="00A1190D" w:rsidRPr="007E2645">
        <w:rPr>
          <w:rFonts w:ascii="Times New Roman" w:hAnsi="Times New Roman" w:cs="Times New Roman"/>
          <w:sz w:val="24"/>
        </w:rPr>
        <w:br w:type="page"/>
      </w:r>
    </w:p>
    <w:p w14:paraId="2F2CE688" w14:textId="77777777" w:rsidR="00B53495" w:rsidRDefault="00B53495">
      <w:pPr>
        <w:rPr>
          <w:rFonts w:ascii="Times New Roman" w:hAnsi="Times New Roman" w:cs="Times New Roman"/>
          <w:sz w:val="24"/>
        </w:rPr>
      </w:pPr>
      <w:r>
        <w:rPr>
          <w:rFonts w:ascii="Times New Roman" w:hAnsi="Times New Roman" w:cs="Times New Roman"/>
          <w:sz w:val="24"/>
        </w:rPr>
        <w:lastRenderedPageBreak/>
        <w:br w:type="page"/>
      </w:r>
    </w:p>
    <w:p w14:paraId="55DC3751" w14:textId="77777777" w:rsidR="00A1190D" w:rsidRPr="007E2645" w:rsidRDefault="00A1190D" w:rsidP="005C367E">
      <w:pPr>
        <w:rPr>
          <w:rFonts w:ascii="Times New Roman" w:eastAsia="Times New Roman" w:hAnsi="Times New Roman" w:cs="Times New Roman"/>
          <w:kern w:val="0"/>
          <w:sz w:val="24"/>
          <w:szCs w:val="24"/>
          <w:lang w:eastAsia="en-IN"/>
          <w14:ligatures w14:val="none"/>
        </w:rPr>
      </w:pPr>
    </w:p>
    <w:p w14:paraId="64ED6B70" w14:textId="5B0B5370" w:rsidR="00A1190D" w:rsidRDefault="005C367E" w:rsidP="0089519D">
      <w:pPr>
        <w:jc w:val="center"/>
        <w:rPr>
          <w:rFonts w:ascii="Times New Roman" w:hAnsi="Times New Roman" w:cs="Times New Roman"/>
          <w:b/>
          <w:bCs/>
          <w:sz w:val="32"/>
          <w:szCs w:val="28"/>
        </w:rPr>
      </w:pPr>
      <w:r w:rsidRPr="005C367E">
        <w:rPr>
          <w:rFonts w:ascii="Times New Roman" w:hAnsi="Times New Roman" w:cs="Times New Roman"/>
          <w:b/>
          <w:bCs/>
          <w:sz w:val="32"/>
          <w:szCs w:val="28"/>
        </w:rPr>
        <w:t>LITERATURE REVIEW</w:t>
      </w:r>
    </w:p>
    <w:p w14:paraId="08B4704B" w14:textId="77777777" w:rsidR="005C367E" w:rsidRPr="005C367E" w:rsidRDefault="005C367E" w:rsidP="0089519D">
      <w:pPr>
        <w:jc w:val="center"/>
        <w:rPr>
          <w:rFonts w:ascii="Times New Roman" w:hAnsi="Times New Roman" w:cs="Times New Roman"/>
          <w:b/>
          <w:bCs/>
          <w:sz w:val="32"/>
          <w:szCs w:val="28"/>
        </w:rPr>
      </w:pPr>
    </w:p>
    <w:p w14:paraId="58E86DF5" w14:textId="085EF94D" w:rsidR="00FA79C4" w:rsidRDefault="00D47959" w:rsidP="005C367E">
      <w:pPr>
        <w:spacing w:line="360" w:lineRule="auto"/>
        <w:ind w:firstLine="720"/>
        <w:jc w:val="both"/>
        <w:rPr>
          <w:rFonts w:ascii="Times New Roman" w:eastAsia="Times New Roman" w:hAnsi="Times New Roman" w:cs="Times New Roman"/>
          <w:kern w:val="0"/>
          <w:sz w:val="24"/>
          <w:szCs w:val="24"/>
          <w:lang w:eastAsia="en-IN"/>
          <w14:ligatures w14:val="none"/>
        </w:rPr>
      </w:pPr>
      <w:r w:rsidRPr="007E2645">
        <w:rPr>
          <w:rFonts w:ascii="Times New Roman" w:eastAsia="Times New Roman" w:hAnsi="Times New Roman" w:cs="Times New Roman"/>
          <w:kern w:val="0"/>
          <w:sz w:val="24"/>
          <w:szCs w:val="24"/>
          <w:lang w:eastAsia="en-IN"/>
          <w14:ligatures w14:val="none"/>
        </w:rPr>
        <w:t>There has been a lot of research on handwriting recognition for authentication</w:t>
      </w:r>
      <w:r w:rsidR="00CA4FDA">
        <w:rPr>
          <w:rFonts w:ascii="Times New Roman" w:eastAsia="Times New Roman" w:hAnsi="Times New Roman" w:cs="Times New Roman"/>
          <w:kern w:val="0"/>
          <w:sz w:val="24"/>
          <w:szCs w:val="24"/>
          <w:lang w:eastAsia="en-IN"/>
          <w14:ligatures w14:val="none"/>
        </w:rPr>
        <w:t xml:space="preserve">, for instance, Fang et al. </w:t>
      </w:r>
      <w:hyperlink w:anchor="one" w:history="1">
        <w:r w:rsidR="00CA4FDA" w:rsidRPr="005E3CB7">
          <w:rPr>
            <w:rStyle w:val="Hyperlink"/>
            <w:rFonts w:ascii="Times New Roman" w:eastAsia="Times New Roman" w:hAnsi="Times New Roman" w:cs="Times New Roman"/>
            <w:kern w:val="0"/>
            <w:sz w:val="24"/>
            <w:szCs w:val="24"/>
            <w:lang w:eastAsia="en-IN"/>
            <w14:ligatures w14:val="none"/>
          </w:rPr>
          <w:t>[1]</w:t>
        </w:r>
      </w:hyperlink>
      <w:r w:rsidR="00CA4FDA">
        <w:rPr>
          <w:rFonts w:ascii="Times New Roman" w:eastAsia="Times New Roman" w:hAnsi="Times New Roman" w:cs="Times New Roman"/>
          <w:kern w:val="0"/>
          <w:sz w:val="24"/>
          <w:szCs w:val="24"/>
          <w:lang w:eastAsia="en-IN"/>
          <w14:ligatures w14:val="none"/>
        </w:rPr>
        <w:t xml:space="preserve"> proposed a handwriting detection tool based on incremental LSTM, wherein, they observed 99% accuracy in classifying the handwritten text.</w:t>
      </w:r>
    </w:p>
    <w:p w14:paraId="39B630BC" w14:textId="05FFB69F" w:rsidR="00442937" w:rsidRDefault="003B0C9D" w:rsidP="005C367E">
      <w:pPr>
        <w:spacing w:line="360" w:lineRule="auto"/>
        <w:ind w:firstLine="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In another study, Kurowski et al. </w:t>
      </w:r>
      <w:hyperlink w:anchor="two" w:history="1">
        <w:r w:rsidRPr="005E3CB7">
          <w:rPr>
            <w:rStyle w:val="Hyperlink"/>
            <w:rFonts w:ascii="Times New Roman" w:eastAsia="Times New Roman" w:hAnsi="Times New Roman" w:cs="Times New Roman"/>
            <w:kern w:val="0"/>
            <w:sz w:val="24"/>
            <w:szCs w:val="24"/>
            <w:lang w:eastAsia="en-IN"/>
            <w14:ligatures w14:val="none"/>
          </w:rPr>
          <w:t>[2]</w:t>
        </w:r>
      </w:hyperlink>
      <w:r>
        <w:rPr>
          <w:rFonts w:ascii="Times New Roman" w:eastAsia="Times New Roman" w:hAnsi="Times New Roman" w:cs="Times New Roman"/>
          <w:kern w:val="0"/>
          <w:sz w:val="24"/>
          <w:szCs w:val="24"/>
          <w:lang w:eastAsia="en-IN"/>
          <w14:ligatures w14:val="none"/>
        </w:rPr>
        <w:t xml:space="preserve"> utilized neural networks for classifying handwritten signatures. They </w:t>
      </w:r>
      <w:r w:rsidR="001A0614">
        <w:rPr>
          <w:rFonts w:ascii="Times New Roman" w:eastAsia="Times New Roman" w:hAnsi="Times New Roman" w:cs="Times New Roman"/>
          <w:kern w:val="0"/>
          <w:sz w:val="24"/>
          <w:szCs w:val="24"/>
          <w:lang w:eastAsia="en-IN"/>
          <w14:ligatures w14:val="none"/>
        </w:rPr>
        <w:t>reported</w:t>
      </w:r>
      <w:r>
        <w:rPr>
          <w:rFonts w:ascii="Times New Roman" w:eastAsia="Times New Roman" w:hAnsi="Times New Roman" w:cs="Times New Roman"/>
          <w:kern w:val="0"/>
          <w:sz w:val="24"/>
          <w:szCs w:val="24"/>
          <w:lang w:eastAsia="en-IN"/>
          <w14:ligatures w14:val="none"/>
        </w:rPr>
        <w:t xml:space="preserve"> that utilizing the triplet loss algorithm increased the predictive accuracy of the model. </w:t>
      </w:r>
      <w:r w:rsidR="00D47959" w:rsidRPr="007E2645">
        <w:rPr>
          <w:rFonts w:ascii="Times New Roman" w:eastAsia="Times New Roman" w:hAnsi="Times New Roman" w:cs="Times New Roman"/>
          <w:kern w:val="0"/>
          <w:sz w:val="24"/>
          <w:szCs w:val="24"/>
          <w:lang w:eastAsia="en-IN"/>
          <w14:ligatures w14:val="none"/>
        </w:rPr>
        <w:t xml:space="preserve"> </w:t>
      </w:r>
    </w:p>
    <w:p w14:paraId="00D5B108" w14:textId="598E1294" w:rsidR="00857C9E" w:rsidRDefault="00BC46AB" w:rsidP="005C367E">
      <w:pPr>
        <w:spacing w:line="360" w:lineRule="auto"/>
        <w:ind w:firstLine="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One of the studies done by Ebrahimp</w:t>
      </w:r>
      <w:r w:rsidR="00857C9E">
        <w:rPr>
          <w:rFonts w:ascii="Times New Roman" w:eastAsia="Times New Roman" w:hAnsi="Times New Roman" w:cs="Times New Roman"/>
          <w:kern w:val="0"/>
          <w:sz w:val="24"/>
          <w:szCs w:val="24"/>
          <w:lang w:eastAsia="en-IN"/>
          <w14:ligatures w14:val="none"/>
        </w:rPr>
        <w:t>o</w:t>
      </w:r>
      <w:r>
        <w:rPr>
          <w:rFonts w:ascii="Times New Roman" w:eastAsia="Times New Roman" w:hAnsi="Times New Roman" w:cs="Times New Roman"/>
          <w:kern w:val="0"/>
          <w:sz w:val="24"/>
          <w:szCs w:val="24"/>
          <w:lang w:eastAsia="en-IN"/>
          <w14:ligatures w14:val="none"/>
        </w:rPr>
        <w:t xml:space="preserve">ur et al. </w:t>
      </w:r>
      <w:hyperlink w:anchor="three" w:history="1">
        <w:r w:rsidRPr="005E3CB7">
          <w:rPr>
            <w:rStyle w:val="Hyperlink"/>
            <w:rFonts w:ascii="Times New Roman" w:eastAsia="Times New Roman" w:hAnsi="Times New Roman" w:cs="Times New Roman"/>
            <w:kern w:val="0"/>
            <w:sz w:val="24"/>
            <w:szCs w:val="24"/>
            <w:lang w:eastAsia="en-IN"/>
            <w14:ligatures w14:val="none"/>
          </w:rPr>
          <w:t>[3]</w:t>
        </w:r>
      </w:hyperlink>
      <w:r>
        <w:rPr>
          <w:rFonts w:ascii="Times New Roman" w:eastAsia="Times New Roman" w:hAnsi="Times New Roman" w:cs="Times New Roman"/>
          <w:kern w:val="0"/>
          <w:sz w:val="24"/>
          <w:szCs w:val="24"/>
          <w:lang w:eastAsia="en-IN"/>
          <w14:ligatures w14:val="none"/>
        </w:rPr>
        <w:t xml:space="preserve"> used the </w:t>
      </w:r>
      <w:r w:rsidR="00857C9E">
        <w:rPr>
          <w:rFonts w:ascii="Times New Roman" w:eastAsia="Times New Roman" w:hAnsi="Times New Roman" w:cs="Times New Roman"/>
          <w:kern w:val="0"/>
          <w:sz w:val="24"/>
          <w:szCs w:val="24"/>
          <w:lang w:eastAsia="en-IN"/>
          <w14:ligatures w14:val="none"/>
        </w:rPr>
        <w:t>pre-trained</w:t>
      </w:r>
      <w:r>
        <w:rPr>
          <w:rFonts w:ascii="Times New Roman" w:eastAsia="Times New Roman" w:hAnsi="Times New Roman" w:cs="Times New Roman"/>
          <w:kern w:val="0"/>
          <w:sz w:val="24"/>
          <w:szCs w:val="24"/>
          <w:lang w:eastAsia="en-IN"/>
          <w14:ligatures w14:val="none"/>
        </w:rPr>
        <w:t xml:space="preserve"> deep learning models for the detection of forged signatures and they compared both. </w:t>
      </w:r>
      <w:r w:rsidR="00857C9E">
        <w:rPr>
          <w:rFonts w:ascii="Times New Roman" w:eastAsia="Times New Roman" w:hAnsi="Times New Roman" w:cs="Times New Roman"/>
          <w:kern w:val="0"/>
          <w:sz w:val="24"/>
          <w:szCs w:val="24"/>
          <w:lang w:eastAsia="en-IN"/>
          <w14:ligatures w14:val="none"/>
        </w:rPr>
        <w:t>The conclusion</w:t>
      </w:r>
      <w:r>
        <w:rPr>
          <w:rFonts w:ascii="Times New Roman" w:eastAsia="Times New Roman" w:hAnsi="Times New Roman" w:cs="Times New Roman"/>
          <w:kern w:val="0"/>
          <w:sz w:val="24"/>
          <w:szCs w:val="24"/>
          <w:lang w:eastAsia="en-IN"/>
          <w14:ligatures w14:val="none"/>
        </w:rPr>
        <w:t xml:space="preserve"> they have provided is </w:t>
      </w:r>
      <w:r w:rsidR="00857C9E">
        <w:rPr>
          <w:rFonts w:ascii="Times New Roman" w:eastAsia="Times New Roman" w:hAnsi="Times New Roman" w:cs="Times New Roman"/>
          <w:kern w:val="0"/>
          <w:sz w:val="24"/>
          <w:szCs w:val="24"/>
          <w:lang w:eastAsia="en-IN"/>
          <w14:ligatures w14:val="none"/>
        </w:rPr>
        <w:t>that they have found that signature forgery detection has better accuracy. They have also used the Mobile Net model and found that it shows remarkable accuracy which went up to 98.44% and it seems it consumes less time than other models.</w:t>
      </w:r>
    </w:p>
    <w:p w14:paraId="401C4D83" w14:textId="04697C53" w:rsidR="00857C9E" w:rsidRDefault="00CB5A1C" w:rsidP="005C367E">
      <w:pPr>
        <w:spacing w:line="360" w:lineRule="auto"/>
        <w:ind w:firstLine="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The next study done by Pansare A and Bhatia S </w:t>
      </w:r>
      <w:r w:rsidR="00717F8C">
        <w:rPr>
          <w:rFonts w:ascii="Times New Roman" w:eastAsia="Times New Roman" w:hAnsi="Times New Roman" w:cs="Times New Roman"/>
          <w:kern w:val="0"/>
          <w:sz w:val="24"/>
          <w:szCs w:val="24"/>
          <w:lang w:eastAsia="en-IN"/>
          <w14:ligatures w14:val="none"/>
        </w:rPr>
        <w:t xml:space="preserve">et al. </w:t>
      </w:r>
      <w:hyperlink w:anchor="four" w:history="1">
        <w:r w:rsidR="00717F8C" w:rsidRPr="005E3CB7">
          <w:rPr>
            <w:rStyle w:val="Hyperlink"/>
            <w:rFonts w:ascii="Times New Roman" w:eastAsia="Times New Roman" w:hAnsi="Times New Roman" w:cs="Times New Roman"/>
            <w:kern w:val="0"/>
            <w:sz w:val="24"/>
            <w:szCs w:val="24"/>
            <w:lang w:eastAsia="en-IN"/>
            <w14:ligatures w14:val="none"/>
          </w:rPr>
          <w:t>[</w:t>
        </w:r>
        <w:r w:rsidRPr="005E3CB7">
          <w:rPr>
            <w:rStyle w:val="Hyperlink"/>
            <w:rFonts w:ascii="Times New Roman" w:eastAsia="Times New Roman" w:hAnsi="Times New Roman" w:cs="Times New Roman"/>
            <w:kern w:val="0"/>
            <w:sz w:val="24"/>
            <w:szCs w:val="24"/>
            <w:lang w:eastAsia="en-IN"/>
            <w14:ligatures w14:val="none"/>
          </w:rPr>
          <w:t>4]</w:t>
        </w:r>
      </w:hyperlink>
      <w:r>
        <w:rPr>
          <w:rFonts w:ascii="Times New Roman" w:eastAsia="Times New Roman" w:hAnsi="Times New Roman" w:cs="Times New Roman"/>
          <w:kern w:val="0"/>
          <w:sz w:val="24"/>
          <w:szCs w:val="24"/>
          <w:lang w:eastAsia="en-IN"/>
          <w14:ligatures w14:val="none"/>
        </w:rPr>
        <w:t xml:space="preserve"> shows that they have used the idea of image processing, and neural networks for classifying signatures as forged and genuine. The conclusion they have made is about the accuracy which they have found to be 82.66%</w:t>
      </w:r>
    </w:p>
    <w:p w14:paraId="3C9E75B8" w14:textId="6F4FC6BC" w:rsidR="00287B22" w:rsidRDefault="00717F8C" w:rsidP="005C367E">
      <w:pPr>
        <w:spacing w:line="360" w:lineRule="auto"/>
        <w:ind w:firstLine="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The study done by Drott B. et al and Hassan-Reza T. et al. </w:t>
      </w:r>
      <w:hyperlink w:anchor="five" w:history="1">
        <w:r w:rsidRPr="005E3CB7">
          <w:rPr>
            <w:rStyle w:val="Hyperlink"/>
            <w:rFonts w:ascii="Times New Roman" w:eastAsia="Times New Roman" w:hAnsi="Times New Roman" w:cs="Times New Roman"/>
            <w:kern w:val="0"/>
            <w:sz w:val="24"/>
            <w:szCs w:val="24"/>
            <w:lang w:eastAsia="en-IN"/>
            <w14:ligatures w14:val="none"/>
          </w:rPr>
          <w:t>[5]</w:t>
        </w:r>
      </w:hyperlink>
      <w:r>
        <w:rPr>
          <w:rFonts w:ascii="Times New Roman" w:eastAsia="Times New Roman" w:hAnsi="Times New Roman" w:cs="Times New Roman"/>
          <w:kern w:val="0"/>
          <w:sz w:val="24"/>
          <w:szCs w:val="24"/>
          <w:lang w:eastAsia="en-IN"/>
          <w14:ligatures w14:val="none"/>
        </w:rPr>
        <w:t xml:space="preserve"> They have used the idea of max pooling and CNN to get the accuracy and find out the rate of false positive and true positive detection. They found that the false positive rate was about 0.6% and the true positive was 96.7%.</w:t>
      </w:r>
    </w:p>
    <w:p w14:paraId="713F4492" w14:textId="36FE72AB" w:rsidR="00D7009F" w:rsidRPr="005E3CB7" w:rsidRDefault="00717F8C" w:rsidP="005C367E">
      <w:pPr>
        <w:spacing w:line="360" w:lineRule="auto"/>
        <w:ind w:firstLine="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In the year 2020 </w:t>
      </w:r>
      <w:r w:rsidRPr="00717F8C">
        <w:rPr>
          <w:rFonts w:ascii="Times New Roman" w:eastAsia="Times New Roman" w:hAnsi="Times New Roman" w:cs="Times New Roman"/>
          <w:kern w:val="0"/>
          <w:sz w:val="24"/>
          <w:szCs w:val="24"/>
          <w:lang w:eastAsia="en-IN"/>
          <w14:ligatures w14:val="none"/>
        </w:rPr>
        <w:t>Ahlawat S.</w:t>
      </w:r>
      <w:r>
        <w:rPr>
          <w:rFonts w:ascii="Times New Roman" w:eastAsia="Times New Roman" w:hAnsi="Times New Roman" w:cs="Times New Roman"/>
          <w:kern w:val="0"/>
          <w:sz w:val="24"/>
          <w:szCs w:val="24"/>
          <w:lang w:eastAsia="en-IN"/>
          <w14:ligatures w14:val="none"/>
        </w:rPr>
        <w:t xml:space="preserve"> et al</w:t>
      </w:r>
      <w:r w:rsidRPr="00717F8C">
        <w:rPr>
          <w:rFonts w:ascii="Times New Roman" w:eastAsia="Times New Roman" w:hAnsi="Times New Roman" w:cs="Times New Roman"/>
          <w:kern w:val="0"/>
          <w:sz w:val="24"/>
          <w:szCs w:val="24"/>
          <w:lang w:eastAsia="en-IN"/>
          <w14:ligatures w14:val="none"/>
        </w:rPr>
        <w:t>, Choudhary A</w:t>
      </w:r>
      <w:r>
        <w:rPr>
          <w:rFonts w:ascii="Times New Roman" w:eastAsia="Times New Roman" w:hAnsi="Times New Roman" w:cs="Times New Roman"/>
          <w:kern w:val="0"/>
          <w:sz w:val="24"/>
          <w:szCs w:val="24"/>
          <w:lang w:eastAsia="en-IN"/>
          <w14:ligatures w14:val="none"/>
        </w:rPr>
        <w:t xml:space="preserve"> et al</w:t>
      </w:r>
      <w:r w:rsidRPr="00717F8C">
        <w:rPr>
          <w:rFonts w:ascii="Times New Roman" w:eastAsia="Times New Roman" w:hAnsi="Times New Roman" w:cs="Times New Roman"/>
          <w:kern w:val="0"/>
          <w:sz w:val="24"/>
          <w:szCs w:val="24"/>
          <w:lang w:eastAsia="en-IN"/>
          <w14:ligatures w14:val="none"/>
        </w:rPr>
        <w:t>, Nayyar</w:t>
      </w:r>
      <w:r>
        <w:rPr>
          <w:rFonts w:ascii="Times New Roman" w:eastAsia="Times New Roman" w:hAnsi="Times New Roman" w:cs="Times New Roman"/>
          <w:kern w:val="0"/>
          <w:sz w:val="24"/>
          <w:szCs w:val="24"/>
          <w:lang w:eastAsia="en-IN"/>
          <w14:ligatures w14:val="none"/>
        </w:rPr>
        <w:t xml:space="preserve"> </w:t>
      </w:r>
      <w:r w:rsidRPr="00717F8C">
        <w:rPr>
          <w:rFonts w:ascii="Times New Roman" w:eastAsia="Times New Roman" w:hAnsi="Times New Roman" w:cs="Times New Roman"/>
          <w:kern w:val="0"/>
          <w:sz w:val="24"/>
          <w:szCs w:val="24"/>
          <w:lang w:eastAsia="en-IN"/>
          <w14:ligatures w14:val="none"/>
        </w:rPr>
        <w:t>A</w:t>
      </w:r>
      <w:r>
        <w:rPr>
          <w:rFonts w:ascii="Times New Roman" w:eastAsia="Times New Roman" w:hAnsi="Times New Roman" w:cs="Times New Roman"/>
          <w:kern w:val="0"/>
          <w:sz w:val="24"/>
          <w:szCs w:val="24"/>
          <w:lang w:eastAsia="en-IN"/>
          <w14:ligatures w14:val="none"/>
        </w:rPr>
        <w:t xml:space="preserve"> et al</w:t>
      </w:r>
      <w:r w:rsidRPr="00717F8C">
        <w:rPr>
          <w:rFonts w:ascii="Times New Roman" w:eastAsia="Times New Roman" w:hAnsi="Times New Roman" w:cs="Times New Roman"/>
          <w:kern w:val="0"/>
          <w:sz w:val="24"/>
          <w:szCs w:val="24"/>
          <w:lang w:eastAsia="en-IN"/>
          <w14:ligatures w14:val="none"/>
        </w:rPr>
        <w:t>, Singh S</w:t>
      </w:r>
      <w:r>
        <w:rPr>
          <w:rFonts w:ascii="Times New Roman" w:eastAsia="Times New Roman" w:hAnsi="Times New Roman" w:cs="Times New Roman"/>
          <w:kern w:val="0"/>
          <w:sz w:val="24"/>
          <w:szCs w:val="24"/>
          <w:lang w:eastAsia="en-IN"/>
          <w14:ligatures w14:val="none"/>
        </w:rPr>
        <w:t xml:space="preserve"> et al</w:t>
      </w:r>
      <w:r w:rsidRPr="00717F8C">
        <w:rPr>
          <w:rFonts w:ascii="Times New Roman" w:eastAsia="Times New Roman" w:hAnsi="Times New Roman" w:cs="Times New Roman"/>
          <w:kern w:val="0"/>
          <w:sz w:val="24"/>
          <w:szCs w:val="24"/>
          <w:lang w:eastAsia="en-IN"/>
          <w14:ligatures w14:val="none"/>
        </w:rPr>
        <w:t xml:space="preserve"> and Yoon, B</w:t>
      </w:r>
      <w:r w:rsidR="005B3465">
        <w:rPr>
          <w:rFonts w:ascii="Times New Roman" w:eastAsia="Times New Roman" w:hAnsi="Times New Roman" w:cs="Times New Roman"/>
          <w:kern w:val="0"/>
          <w:sz w:val="24"/>
          <w:szCs w:val="24"/>
          <w:lang w:eastAsia="en-IN"/>
          <w14:ligatures w14:val="none"/>
        </w:rPr>
        <w:t xml:space="preserve"> et al. </w:t>
      </w:r>
      <w:hyperlink w:anchor="six" w:history="1">
        <w:r w:rsidR="005B3465" w:rsidRPr="005E3CB7">
          <w:rPr>
            <w:rStyle w:val="Hyperlink"/>
            <w:rFonts w:ascii="Times New Roman" w:eastAsia="Times New Roman" w:hAnsi="Times New Roman" w:cs="Times New Roman"/>
            <w:kern w:val="0"/>
            <w:sz w:val="24"/>
            <w:szCs w:val="24"/>
            <w:lang w:eastAsia="en-IN"/>
            <w14:ligatures w14:val="none"/>
          </w:rPr>
          <w:t>[6]</w:t>
        </w:r>
      </w:hyperlink>
      <w:r w:rsidR="005B3465">
        <w:rPr>
          <w:rFonts w:ascii="Times New Roman" w:eastAsia="Times New Roman" w:hAnsi="Times New Roman" w:cs="Times New Roman"/>
          <w:kern w:val="0"/>
          <w:sz w:val="24"/>
          <w:szCs w:val="24"/>
          <w:lang w:eastAsia="en-IN"/>
          <w14:ligatures w14:val="none"/>
        </w:rPr>
        <w:t xml:space="preserve"> produced a project based on Handwritten digit using convolutional neural networks wherein they have presented a combination of learning parameters in designing a CNN for classifying the MNIST handwritten digits. They achieved a recognition accuracy of 99.87% for a MNIST dataset.</w:t>
      </w:r>
    </w:p>
    <w:p w14:paraId="7BB58F22" w14:textId="77777777" w:rsidR="00D7009F" w:rsidRPr="007E2645" w:rsidRDefault="00D7009F" w:rsidP="0089519D">
      <w:pPr>
        <w:jc w:val="center"/>
        <w:rPr>
          <w:rFonts w:ascii="Times New Roman" w:hAnsi="Times New Roman" w:cs="Times New Roman"/>
          <w:b/>
          <w:bCs/>
          <w:sz w:val="44"/>
          <w:szCs w:val="40"/>
        </w:rPr>
      </w:pPr>
    </w:p>
    <w:p w14:paraId="7BB8CBAD" w14:textId="77777777" w:rsidR="00D7009F" w:rsidRPr="007E2645" w:rsidRDefault="00D7009F" w:rsidP="0089519D">
      <w:pPr>
        <w:jc w:val="center"/>
        <w:rPr>
          <w:rFonts w:ascii="Times New Roman" w:hAnsi="Times New Roman" w:cs="Times New Roman"/>
          <w:b/>
          <w:bCs/>
          <w:sz w:val="44"/>
          <w:szCs w:val="40"/>
        </w:rPr>
      </w:pPr>
    </w:p>
    <w:p w14:paraId="5F861BAD" w14:textId="77777777" w:rsidR="005E3CB7" w:rsidRDefault="005E3CB7" w:rsidP="005E3CB7">
      <w:pPr>
        <w:rPr>
          <w:rFonts w:ascii="Times New Roman" w:hAnsi="Times New Roman" w:cs="Times New Roman"/>
          <w:b/>
          <w:bCs/>
          <w:sz w:val="44"/>
          <w:szCs w:val="40"/>
        </w:rPr>
      </w:pPr>
    </w:p>
    <w:p w14:paraId="2B8B3FF1" w14:textId="61C8BF86" w:rsidR="003B1E54" w:rsidRDefault="005C367E" w:rsidP="005E3CB7">
      <w:pPr>
        <w:jc w:val="center"/>
        <w:rPr>
          <w:rFonts w:ascii="Times New Roman" w:hAnsi="Times New Roman" w:cs="Times New Roman"/>
          <w:b/>
          <w:bCs/>
          <w:sz w:val="32"/>
          <w:szCs w:val="28"/>
        </w:rPr>
      </w:pPr>
      <w:r w:rsidRPr="005C367E">
        <w:rPr>
          <w:rFonts w:ascii="Times New Roman" w:hAnsi="Times New Roman" w:cs="Times New Roman"/>
          <w:b/>
          <w:bCs/>
          <w:sz w:val="32"/>
          <w:szCs w:val="28"/>
        </w:rPr>
        <w:t>CONCLUSION</w:t>
      </w:r>
    </w:p>
    <w:p w14:paraId="57319A60" w14:textId="4237F706" w:rsidR="005E3CB7" w:rsidRPr="007E2645" w:rsidRDefault="003B1E54" w:rsidP="005C367E">
      <w:pPr>
        <w:spacing w:line="360" w:lineRule="auto"/>
        <w:ind w:firstLine="720"/>
        <w:jc w:val="both"/>
        <w:rPr>
          <w:rFonts w:ascii="Times New Roman" w:hAnsi="Times New Roman" w:cs="Times New Roman"/>
          <w:sz w:val="24"/>
        </w:rPr>
      </w:pPr>
      <w:r w:rsidRPr="007E2645">
        <w:rPr>
          <w:rFonts w:ascii="Times New Roman" w:hAnsi="Times New Roman" w:cs="Times New Roman"/>
          <w:sz w:val="24"/>
        </w:rPr>
        <w:t>Handwriting authentication is a critical discipline, leveraging the precise individuality of anyone's writing style to verify their identification. With advancements in a generation, especially in machine-gaining knowledge of and pattern recognition, handwriting authentication strategies have substantially progressed in accuracy and reliability. These structures examine diverse capabilities consisting of stress, speed, and stroke patterns to create a comprehensive profile for authentication, making them an increasing number of strong.</w:t>
      </w:r>
      <w:r w:rsidR="005E3CB7">
        <w:rPr>
          <w:rFonts w:ascii="Times New Roman" w:hAnsi="Times New Roman" w:cs="Times New Roman"/>
          <w:sz w:val="24"/>
        </w:rPr>
        <w:t xml:space="preserve"> </w:t>
      </w:r>
      <w:r w:rsidRPr="007E2645">
        <w:rPr>
          <w:rFonts w:ascii="Times New Roman" w:hAnsi="Times New Roman" w:cs="Times New Roman"/>
          <w:sz w:val="24"/>
        </w:rPr>
        <w:t>Moreover, handwriting authentication can be included in multifactor authentication systems, imparting an added layer of protection. By combining it with different biometric or knowledge-primarily based strategies, agencies can beautify standard security measures, reducing the chance of unauthorized right of entry. This makes handwriting authentication mainly precious in sectors consisting of finance, criminal documentation, and admission to control, wherein security is of extreme significance.</w:t>
      </w:r>
      <w:r w:rsidR="005E3CB7">
        <w:rPr>
          <w:rFonts w:ascii="Times New Roman" w:hAnsi="Times New Roman" w:cs="Times New Roman"/>
          <w:sz w:val="24"/>
        </w:rPr>
        <w:t xml:space="preserve"> </w:t>
      </w:r>
      <w:r w:rsidRPr="007E2645">
        <w:rPr>
          <w:rFonts w:ascii="Times New Roman" w:hAnsi="Times New Roman" w:cs="Times New Roman"/>
          <w:sz w:val="24"/>
        </w:rPr>
        <w:t>Despite those improvements, demanding situations like variability in writing patterns and environmental factors persist. Continuous research and improvement are critical to address those challenges and in addition, improve the reliability and robustness of handwriting authentication systems. As the era evolves and methodologies refine, destiny holds promise for even more sophisticated and stable handwriting authentication systems, contributing to typical improvements in the subject of biometrics and safety.</w:t>
      </w:r>
      <w:r w:rsidR="005E3CB7">
        <w:rPr>
          <w:rFonts w:ascii="Times New Roman" w:hAnsi="Times New Roman" w:cs="Times New Roman"/>
          <w:sz w:val="24"/>
        </w:rPr>
        <w:t xml:space="preserve"> </w:t>
      </w:r>
      <w:r w:rsidRPr="007E2645">
        <w:rPr>
          <w:rFonts w:ascii="Times New Roman" w:hAnsi="Times New Roman" w:cs="Times New Roman"/>
          <w:sz w:val="24"/>
        </w:rPr>
        <w:t>Handwriting authentication, harnessing the individualistic nature of anyone's writing, has emerged as an increasing number of dependable and accurate because of technological advancements. Its integration into multifactor authentication systems enhances safety features, particularly in sectors like finance and admission to manipulation. However, demanding situations inclusive of variability in writing styles persist, necessitating ongoing studies and improvement to enhance the reliability and robustness of handwriting authentication systems, paving the manner for even greater sophisticated and stable methodologies in the future.</w:t>
      </w:r>
      <w:r w:rsidR="005E3CB7">
        <w:rPr>
          <w:rFonts w:ascii="Times New Roman" w:hAnsi="Times New Roman" w:cs="Times New Roman"/>
          <w:sz w:val="24"/>
        </w:rPr>
        <w:t xml:space="preserve"> </w:t>
      </w:r>
      <w:r w:rsidR="005E3CB7" w:rsidRPr="007E2645">
        <w:rPr>
          <w:rFonts w:ascii="Times New Roman" w:hAnsi="Times New Roman" w:cs="Times New Roman"/>
          <w:sz w:val="24"/>
          <w:szCs w:val="24"/>
        </w:rPr>
        <w:t xml:space="preserve">This project could be improved in several ways. Firstly, a graphical user interface could be provided to display which signatures are being authenticated and which ones are not. Secondly, handwriting recognition could be used instead of signatures as they can be misread, and two people may have identical signatures but distinct handwriting. Advancements in deep learning algorithms and artificial intelligence can significantly improve the accuracy and complexity of </w:t>
      </w:r>
      <w:r w:rsidR="005E3CB7" w:rsidRPr="007E2645">
        <w:rPr>
          <w:rFonts w:ascii="Times New Roman" w:hAnsi="Times New Roman" w:cs="Times New Roman"/>
          <w:sz w:val="24"/>
          <w:szCs w:val="24"/>
        </w:rPr>
        <w:lastRenderedPageBreak/>
        <w:t>handwriting analysis. Neural networks are particularly useful for capturing subtle nuances in writing styles, making authentication systems more reliable.</w:t>
      </w:r>
    </w:p>
    <w:p w14:paraId="5C54019B" w14:textId="63A68214" w:rsidR="005E3CB7" w:rsidRPr="005C367E" w:rsidRDefault="005C367E" w:rsidP="005C367E">
      <w:pPr>
        <w:jc w:val="center"/>
        <w:rPr>
          <w:rFonts w:ascii="Times New Roman" w:hAnsi="Times New Roman" w:cs="Times New Roman"/>
          <w:sz w:val="18"/>
          <w:szCs w:val="16"/>
        </w:rPr>
      </w:pPr>
      <w:r w:rsidRPr="005C367E">
        <w:rPr>
          <w:rFonts w:ascii="Times New Roman" w:hAnsi="Times New Roman" w:cs="Times New Roman"/>
          <w:b/>
          <w:bCs/>
          <w:sz w:val="32"/>
          <w:szCs w:val="28"/>
        </w:rPr>
        <w:t>REFERENCES</w:t>
      </w:r>
    </w:p>
    <w:p w14:paraId="5A6CF1FA" w14:textId="77777777" w:rsidR="005E3CB7" w:rsidRPr="005E3CB7" w:rsidRDefault="005E3CB7" w:rsidP="005E3CB7">
      <w:pPr>
        <w:jc w:val="both"/>
        <w:rPr>
          <w:rFonts w:ascii="Times New Roman" w:hAnsi="Times New Roman" w:cs="Times New Roman"/>
          <w:sz w:val="24"/>
        </w:rPr>
      </w:pPr>
    </w:p>
    <w:p w14:paraId="067CF3A1" w14:textId="77777777" w:rsidR="005E3CB7" w:rsidRPr="005E3CB7" w:rsidRDefault="005E3CB7" w:rsidP="005E3CB7">
      <w:pPr>
        <w:jc w:val="both"/>
        <w:rPr>
          <w:rFonts w:ascii="Times New Roman" w:hAnsi="Times New Roman" w:cs="Times New Roman"/>
        </w:rPr>
      </w:pPr>
      <w:r w:rsidRPr="005E3CB7">
        <w:rPr>
          <w:rFonts w:ascii="Times New Roman" w:hAnsi="Times New Roman" w:cs="Times New Roman"/>
        </w:rPr>
        <w:t xml:space="preserve">[1] </w:t>
      </w:r>
      <w:bookmarkStart w:id="1" w:name="one"/>
      <w:bookmarkEnd w:id="1"/>
      <w:r w:rsidR="000327EB" w:rsidRPr="005E3CB7">
        <w:rPr>
          <w:rFonts w:ascii="Times New Roman" w:hAnsi="Times New Roman" w:cs="Times New Roman"/>
        </w:rPr>
        <w:t xml:space="preserve">Fang, L., Zhu, H., </w:t>
      </w:r>
      <w:proofErr w:type="spellStart"/>
      <w:r w:rsidR="000327EB" w:rsidRPr="005E3CB7">
        <w:rPr>
          <w:rFonts w:ascii="Times New Roman" w:hAnsi="Times New Roman" w:cs="Times New Roman"/>
        </w:rPr>
        <w:t>Lv</w:t>
      </w:r>
      <w:proofErr w:type="spellEnd"/>
      <w:r w:rsidR="000327EB" w:rsidRPr="005E3CB7">
        <w:rPr>
          <w:rFonts w:ascii="Times New Roman" w:hAnsi="Times New Roman" w:cs="Times New Roman"/>
        </w:rPr>
        <w:t xml:space="preserve">, B., Liu, Z., Meng, W., Yu, Y., Ji, S. and Cao, Z., 2020. </w:t>
      </w:r>
      <w:proofErr w:type="spellStart"/>
      <w:r w:rsidR="000327EB" w:rsidRPr="005E3CB7">
        <w:rPr>
          <w:rFonts w:ascii="Times New Roman" w:hAnsi="Times New Roman" w:cs="Times New Roman"/>
        </w:rPr>
        <w:t>HandiText</w:t>
      </w:r>
      <w:proofErr w:type="spellEnd"/>
      <w:r w:rsidR="000327EB" w:rsidRPr="005E3CB7">
        <w:rPr>
          <w:rFonts w:ascii="Times New Roman" w:hAnsi="Times New Roman" w:cs="Times New Roman"/>
        </w:rPr>
        <w:t xml:space="preserve">: Handwriting recognition based on dynamic characteristics with incremental LSTM. </w:t>
      </w:r>
      <w:r w:rsidR="000327EB" w:rsidRPr="005E3CB7">
        <w:rPr>
          <w:rFonts w:ascii="Times New Roman" w:hAnsi="Times New Roman" w:cs="Times New Roman"/>
          <w:i/>
          <w:iCs/>
        </w:rPr>
        <w:t>ACM Transactions on Data Science</w:t>
      </w:r>
      <w:r w:rsidR="000327EB" w:rsidRPr="005E3CB7">
        <w:rPr>
          <w:rFonts w:ascii="Times New Roman" w:hAnsi="Times New Roman" w:cs="Times New Roman"/>
        </w:rPr>
        <w:t xml:space="preserve">, </w:t>
      </w:r>
      <w:r w:rsidR="000327EB" w:rsidRPr="005E3CB7">
        <w:rPr>
          <w:rFonts w:ascii="Times New Roman" w:hAnsi="Times New Roman" w:cs="Times New Roman"/>
          <w:i/>
          <w:iCs/>
        </w:rPr>
        <w:t>1</w:t>
      </w:r>
      <w:r w:rsidR="000327EB" w:rsidRPr="005E3CB7">
        <w:rPr>
          <w:rFonts w:ascii="Times New Roman" w:hAnsi="Times New Roman" w:cs="Times New Roman"/>
        </w:rPr>
        <w:t>(4), pp.1-18.</w:t>
      </w:r>
      <w:r w:rsidR="00B65DE7" w:rsidRPr="005E3CB7">
        <w:rPr>
          <w:rFonts w:ascii="Times New Roman" w:hAnsi="Times New Roman" w:cs="Times New Roman"/>
        </w:rPr>
        <w:t xml:space="preserve">  </w:t>
      </w:r>
    </w:p>
    <w:p w14:paraId="6F620CC7" w14:textId="30E97C33" w:rsidR="005E3CB7" w:rsidRDefault="005E3CB7" w:rsidP="005E3CB7">
      <w:pPr>
        <w:jc w:val="both"/>
        <w:rPr>
          <w:rFonts w:ascii="Times New Roman" w:hAnsi="Times New Roman" w:cs="Times New Roman"/>
        </w:rPr>
      </w:pPr>
      <w:r w:rsidRPr="005E3CB7">
        <w:rPr>
          <w:rFonts w:ascii="Times New Roman" w:hAnsi="Times New Roman" w:cs="Times New Roman"/>
        </w:rPr>
        <w:t xml:space="preserve">  </w:t>
      </w:r>
    </w:p>
    <w:p w14:paraId="483786D2" w14:textId="1F9132EB" w:rsidR="005E3CB7" w:rsidRPr="005E3CB7" w:rsidRDefault="005E3CB7" w:rsidP="005E3CB7">
      <w:pPr>
        <w:jc w:val="both"/>
        <w:rPr>
          <w:rFonts w:ascii="Times New Roman" w:hAnsi="Times New Roman" w:cs="Times New Roman"/>
        </w:rPr>
      </w:pPr>
      <w:r w:rsidRPr="005E3CB7">
        <w:rPr>
          <w:rFonts w:ascii="Times New Roman" w:hAnsi="Times New Roman" w:cs="Times New Roman"/>
        </w:rPr>
        <w:t xml:space="preserve">[2] </w:t>
      </w:r>
      <w:bookmarkStart w:id="2" w:name="two"/>
      <w:bookmarkEnd w:id="2"/>
      <w:r w:rsidRPr="005E3CB7">
        <w:rPr>
          <w:rFonts w:ascii="Times New Roman" w:hAnsi="Times New Roman" w:cs="Times New Roman"/>
        </w:rPr>
        <w:t xml:space="preserve">Kurowski, M., </w:t>
      </w:r>
      <w:proofErr w:type="spellStart"/>
      <w:r w:rsidRPr="005E3CB7">
        <w:rPr>
          <w:rFonts w:ascii="Times New Roman" w:hAnsi="Times New Roman" w:cs="Times New Roman"/>
        </w:rPr>
        <w:t>Sroczyński</w:t>
      </w:r>
      <w:proofErr w:type="spellEnd"/>
      <w:r w:rsidRPr="005E3CB7">
        <w:rPr>
          <w:rFonts w:ascii="Times New Roman" w:hAnsi="Times New Roman" w:cs="Times New Roman"/>
        </w:rPr>
        <w:t xml:space="preserve">, A., </w:t>
      </w:r>
      <w:proofErr w:type="spellStart"/>
      <w:r w:rsidRPr="005E3CB7">
        <w:rPr>
          <w:rFonts w:ascii="Times New Roman" w:hAnsi="Times New Roman" w:cs="Times New Roman"/>
        </w:rPr>
        <w:t>Bogdanis</w:t>
      </w:r>
      <w:proofErr w:type="spellEnd"/>
      <w:r w:rsidRPr="005E3CB7">
        <w:rPr>
          <w:rFonts w:ascii="Times New Roman" w:hAnsi="Times New Roman" w:cs="Times New Roman"/>
        </w:rPr>
        <w:t>, G. and Czyżewski, A., 2021. An automated method for biometric handwritten signature authentication employing neural networks. Electronics, 10(4), p.456.</w:t>
      </w:r>
    </w:p>
    <w:p w14:paraId="421D9243" w14:textId="4352D58C" w:rsidR="00B65DE7" w:rsidRPr="005E3CB7" w:rsidRDefault="00B65DE7" w:rsidP="005E3CB7">
      <w:pPr>
        <w:jc w:val="both"/>
        <w:rPr>
          <w:rFonts w:ascii="Times New Roman" w:hAnsi="Times New Roman" w:cs="Times New Roman"/>
        </w:rPr>
      </w:pPr>
      <w:r w:rsidRPr="005E3CB7">
        <w:rPr>
          <w:rFonts w:ascii="Times New Roman" w:hAnsi="Times New Roman" w:cs="Times New Roman"/>
        </w:rPr>
        <w:t xml:space="preserve"> </w:t>
      </w:r>
    </w:p>
    <w:p w14:paraId="12DD70C4" w14:textId="5EAEA640" w:rsidR="005E3CB7" w:rsidRPr="005E3CB7" w:rsidRDefault="005E3CB7" w:rsidP="005E3CB7">
      <w:pPr>
        <w:jc w:val="both"/>
        <w:rPr>
          <w:rFonts w:ascii="Times New Roman" w:hAnsi="Times New Roman" w:cs="Times New Roman"/>
        </w:rPr>
      </w:pPr>
      <w:r w:rsidRPr="005E3CB7">
        <w:rPr>
          <w:rFonts w:ascii="Times New Roman" w:hAnsi="Times New Roman" w:cs="Times New Roman"/>
        </w:rPr>
        <w:t xml:space="preserve"> [3] </w:t>
      </w:r>
      <w:bookmarkStart w:id="3" w:name="three"/>
      <w:bookmarkEnd w:id="3"/>
      <w:r w:rsidRPr="005E3CB7">
        <w:rPr>
          <w:rFonts w:ascii="Times New Roman" w:hAnsi="Times New Roman" w:cs="Times New Roman"/>
        </w:rPr>
        <w:t>Ebrahimpour, N., HANDWRITTEN SIGNATURES FORGERY DETECTION USING PRE-TRAINED DEEP LEARNING METHODS.</w:t>
      </w:r>
    </w:p>
    <w:p w14:paraId="6B57C83F" w14:textId="77777777" w:rsidR="005E3CB7" w:rsidRPr="005E3CB7" w:rsidRDefault="005E3CB7" w:rsidP="005E3CB7">
      <w:pPr>
        <w:jc w:val="both"/>
        <w:rPr>
          <w:rFonts w:ascii="Times New Roman" w:hAnsi="Times New Roman" w:cs="Times New Roman"/>
        </w:rPr>
      </w:pPr>
    </w:p>
    <w:p w14:paraId="123E7F63" w14:textId="1E720181" w:rsidR="005E3CB7" w:rsidRPr="005E3CB7" w:rsidRDefault="005E3CB7" w:rsidP="005E3CB7">
      <w:pPr>
        <w:jc w:val="both"/>
        <w:rPr>
          <w:rFonts w:ascii="Times New Roman" w:hAnsi="Times New Roman" w:cs="Times New Roman"/>
        </w:rPr>
      </w:pPr>
      <w:r w:rsidRPr="005E3CB7">
        <w:rPr>
          <w:rFonts w:ascii="Times New Roman" w:hAnsi="Times New Roman" w:cs="Times New Roman"/>
        </w:rPr>
        <w:t xml:space="preserve">[4] </w:t>
      </w:r>
      <w:bookmarkStart w:id="4" w:name="four"/>
      <w:bookmarkEnd w:id="4"/>
      <w:r w:rsidRPr="005E3CB7">
        <w:rPr>
          <w:rFonts w:ascii="Times New Roman" w:hAnsi="Times New Roman" w:cs="Times New Roman"/>
        </w:rPr>
        <w:t>Pansare, A. and Bhatia, S., 2012. Handwritten signature verification using neural network. International Journal of Applied Information Systems, 1(2), pp.44-49.</w:t>
      </w:r>
    </w:p>
    <w:p w14:paraId="0AE9ECBA" w14:textId="77777777" w:rsidR="005E3CB7" w:rsidRPr="005E3CB7" w:rsidRDefault="005E3CB7" w:rsidP="005E3CB7">
      <w:pPr>
        <w:jc w:val="both"/>
        <w:rPr>
          <w:rFonts w:ascii="Times New Roman" w:hAnsi="Times New Roman" w:cs="Times New Roman"/>
        </w:rPr>
      </w:pPr>
    </w:p>
    <w:p w14:paraId="563C9FC6" w14:textId="3E95C88A" w:rsidR="005E3CB7" w:rsidRPr="005E3CB7" w:rsidRDefault="005E3CB7" w:rsidP="005E3CB7">
      <w:pPr>
        <w:jc w:val="both"/>
        <w:rPr>
          <w:rFonts w:ascii="Times New Roman" w:hAnsi="Times New Roman" w:cs="Times New Roman"/>
        </w:rPr>
      </w:pPr>
      <w:r w:rsidRPr="005E3CB7">
        <w:rPr>
          <w:rFonts w:ascii="Times New Roman" w:hAnsi="Times New Roman" w:cs="Times New Roman"/>
        </w:rPr>
        <w:t xml:space="preserve">[5] </w:t>
      </w:r>
      <w:bookmarkStart w:id="5" w:name="five"/>
      <w:bookmarkEnd w:id="5"/>
      <w:r w:rsidRPr="005E3CB7">
        <w:rPr>
          <w:rFonts w:ascii="Times New Roman" w:hAnsi="Times New Roman" w:cs="Times New Roman"/>
        </w:rPr>
        <w:t>Drott, B. and Hassan-Reza, T., 2015. On-line handwritten signature verification using machine learning techniques with a deep learning approach. Master's Theses in Mathematical Sciences.</w:t>
      </w:r>
    </w:p>
    <w:p w14:paraId="5F1F86F9" w14:textId="77777777" w:rsidR="005E3CB7" w:rsidRPr="005E3CB7" w:rsidRDefault="005E3CB7" w:rsidP="005E3CB7">
      <w:pPr>
        <w:jc w:val="both"/>
        <w:rPr>
          <w:rFonts w:ascii="Times New Roman" w:hAnsi="Times New Roman" w:cs="Times New Roman"/>
        </w:rPr>
      </w:pPr>
    </w:p>
    <w:p w14:paraId="62E7777B" w14:textId="4AE9A852" w:rsidR="005E3CB7" w:rsidRPr="005E3CB7" w:rsidRDefault="005E3CB7" w:rsidP="005E3CB7">
      <w:pPr>
        <w:jc w:val="both"/>
        <w:rPr>
          <w:rFonts w:ascii="Times New Roman" w:hAnsi="Times New Roman" w:cs="Times New Roman"/>
        </w:rPr>
      </w:pPr>
      <w:r w:rsidRPr="005E3CB7">
        <w:rPr>
          <w:rFonts w:ascii="Times New Roman" w:hAnsi="Times New Roman" w:cs="Times New Roman"/>
        </w:rPr>
        <w:t xml:space="preserve">[6] </w:t>
      </w:r>
      <w:bookmarkStart w:id="6" w:name="six"/>
      <w:bookmarkEnd w:id="6"/>
      <w:r w:rsidRPr="005E3CB7">
        <w:rPr>
          <w:rFonts w:ascii="Times New Roman" w:hAnsi="Times New Roman" w:cs="Times New Roman"/>
        </w:rPr>
        <w:t>Ahlawat, S., Choudhary, A., Nayyar, A., Singh, S. and Yoon, B., 2020. Improved handwritten digit recognition using convolutional neural networks (CNN). Sensors, 20(12), p.3344.</w:t>
      </w:r>
    </w:p>
    <w:sectPr w:rsidR="005E3CB7" w:rsidRPr="005E3CB7" w:rsidSect="00465B8A">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M Roman 17">
    <w:altName w:val="Calibri"/>
    <w:charset w:val="00"/>
    <w:family w:val="auto"/>
    <w:pitch w:val="variable"/>
  </w:font>
  <w:font w:name="LM Roman 12">
    <w:altName w:val="Calibri"/>
    <w:charset w:val="00"/>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069B2"/>
    <w:multiLevelType w:val="hybridMultilevel"/>
    <w:tmpl w:val="37D085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F355E2"/>
    <w:multiLevelType w:val="hybridMultilevel"/>
    <w:tmpl w:val="EC4CC7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0579C4"/>
    <w:multiLevelType w:val="hybridMultilevel"/>
    <w:tmpl w:val="16B203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0B70A9A"/>
    <w:multiLevelType w:val="hybridMultilevel"/>
    <w:tmpl w:val="4BA6B0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81475B9"/>
    <w:multiLevelType w:val="hybridMultilevel"/>
    <w:tmpl w:val="765E6C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CF00A13"/>
    <w:multiLevelType w:val="multilevel"/>
    <w:tmpl w:val="6098342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519441654">
    <w:abstractNumId w:val="1"/>
  </w:num>
  <w:num w:numId="2" w16cid:durableId="486481284">
    <w:abstractNumId w:val="0"/>
  </w:num>
  <w:num w:numId="3" w16cid:durableId="1081751282">
    <w:abstractNumId w:val="3"/>
  </w:num>
  <w:num w:numId="4" w16cid:durableId="95102150">
    <w:abstractNumId w:val="2"/>
  </w:num>
  <w:num w:numId="5" w16cid:durableId="891308501">
    <w:abstractNumId w:val="4"/>
  </w:num>
  <w:num w:numId="6" w16cid:durableId="7755637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B8A"/>
    <w:rsid w:val="00002F51"/>
    <w:rsid w:val="000035E1"/>
    <w:rsid w:val="00016D96"/>
    <w:rsid w:val="0001701B"/>
    <w:rsid w:val="00027A8C"/>
    <w:rsid w:val="000327EB"/>
    <w:rsid w:val="000A2932"/>
    <w:rsid w:val="000A6D5E"/>
    <w:rsid w:val="000B51D6"/>
    <w:rsid w:val="000D43FF"/>
    <w:rsid w:val="0013289F"/>
    <w:rsid w:val="001334AE"/>
    <w:rsid w:val="00147518"/>
    <w:rsid w:val="00151988"/>
    <w:rsid w:val="0018486B"/>
    <w:rsid w:val="00194BE6"/>
    <w:rsid w:val="001A0614"/>
    <w:rsid w:val="001A0858"/>
    <w:rsid w:val="00200568"/>
    <w:rsid w:val="002112CD"/>
    <w:rsid w:val="00287B22"/>
    <w:rsid w:val="002C7E64"/>
    <w:rsid w:val="00304645"/>
    <w:rsid w:val="00305250"/>
    <w:rsid w:val="00343244"/>
    <w:rsid w:val="00346D95"/>
    <w:rsid w:val="003A1861"/>
    <w:rsid w:val="003B0C9D"/>
    <w:rsid w:val="003B1E54"/>
    <w:rsid w:val="003F1041"/>
    <w:rsid w:val="00413BFE"/>
    <w:rsid w:val="00441E07"/>
    <w:rsid w:val="00442937"/>
    <w:rsid w:val="00444FAB"/>
    <w:rsid w:val="004620F5"/>
    <w:rsid w:val="00465B8A"/>
    <w:rsid w:val="00484340"/>
    <w:rsid w:val="004B66DE"/>
    <w:rsid w:val="004C452F"/>
    <w:rsid w:val="004C7493"/>
    <w:rsid w:val="004D1E91"/>
    <w:rsid w:val="00555779"/>
    <w:rsid w:val="005703C5"/>
    <w:rsid w:val="00582315"/>
    <w:rsid w:val="0059070C"/>
    <w:rsid w:val="00590F37"/>
    <w:rsid w:val="005A74F8"/>
    <w:rsid w:val="005B3465"/>
    <w:rsid w:val="005C367E"/>
    <w:rsid w:val="005D7C70"/>
    <w:rsid w:val="005E3CB7"/>
    <w:rsid w:val="005E507A"/>
    <w:rsid w:val="00602B2F"/>
    <w:rsid w:val="00643B8D"/>
    <w:rsid w:val="006646F4"/>
    <w:rsid w:val="00673194"/>
    <w:rsid w:val="00680297"/>
    <w:rsid w:val="006A4660"/>
    <w:rsid w:val="00715798"/>
    <w:rsid w:val="00717F8C"/>
    <w:rsid w:val="00726F81"/>
    <w:rsid w:val="007335E0"/>
    <w:rsid w:val="00735AD8"/>
    <w:rsid w:val="00741366"/>
    <w:rsid w:val="00743300"/>
    <w:rsid w:val="0079415F"/>
    <w:rsid w:val="007A3A36"/>
    <w:rsid w:val="007B03F1"/>
    <w:rsid w:val="007E2645"/>
    <w:rsid w:val="007E4784"/>
    <w:rsid w:val="0081463A"/>
    <w:rsid w:val="00817CA3"/>
    <w:rsid w:val="008263DC"/>
    <w:rsid w:val="00852200"/>
    <w:rsid w:val="00857C9E"/>
    <w:rsid w:val="00872811"/>
    <w:rsid w:val="0089519D"/>
    <w:rsid w:val="008B0B07"/>
    <w:rsid w:val="008E2177"/>
    <w:rsid w:val="00911488"/>
    <w:rsid w:val="00954CDC"/>
    <w:rsid w:val="00955850"/>
    <w:rsid w:val="009750A9"/>
    <w:rsid w:val="00977FED"/>
    <w:rsid w:val="00997DA0"/>
    <w:rsid w:val="009C06AD"/>
    <w:rsid w:val="009D7DA8"/>
    <w:rsid w:val="00A1190D"/>
    <w:rsid w:val="00A36ADF"/>
    <w:rsid w:val="00A51446"/>
    <w:rsid w:val="00A659D9"/>
    <w:rsid w:val="00AC0054"/>
    <w:rsid w:val="00B01D41"/>
    <w:rsid w:val="00B068A0"/>
    <w:rsid w:val="00B53495"/>
    <w:rsid w:val="00B642DA"/>
    <w:rsid w:val="00B646F0"/>
    <w:rsid w:val="00B65DE7"/>
    <w:rsid w:val="00B95949"/>
    <w:rsid w:val="00B967C3"/>
    <w:rsid w:val="00BB6D2F"/>
    <w:rsid w:val="00BC46AB"/>
    <w:rsid w:val="00C22BBC"/>
    <w:rsid w:val="00C256A2"/>
    <w:rsid w:val="00C35D65"/>
    <w:rsid w:val="00C54DAF"/>
    <w:rsid w:val="00C7465C"/>
    <w:rsid w:val="00C82376"/>
    <w:rsid w:val="00C94730"/>
    <w:rsid w:val="00CA4FDA"/>
    <w:rsid w:val="00CB5A1C"/>
    <w:rsid w:val="00CC7FD8"/>
    <w:rsid w:val="00D40048"/>
    <w:rsid w:val="00D47959"/>
    <w:rsid w:val="00D62A99"/>
    <w:rsid w:val="00D7009F"/>
    <w:rsid w:val="00D77A43"/>
    <w:rsid w:val="00D92B39"/>
    <w:rsid w:val="00D9614A"/>
    <w:rsid w:val="00DA5E57"/>
    <w:rsid w:val="00DF3679"/>
    <w:rsid w:val="00E20E3B"/>
    <w:rsid w:val="00E23A09"/>
    <w:rsid w:val="00E30B04"/>
    <w:rsid w:val="00E4102F"/>
    <w:rsid w:val="00E54F04"/>
    <w:rsid w:val="00EA3B0D"/>
    <w:rsid w:val="00EB0A12"/>
    <w:rsid w:val="00EB681F"/>
    <w:rsid w:val="00EC3109"/>
    <w:rsid w:val="00EF4E0E"/>
    <w:rsid w:val="00F11E2C"/>
    <w:rsid w:val="00F2071F"/>
    <w:rsid w:val="00F22A9B"/>
    <w:rsid w:val="00F41615"/>
    <w:rsid w:val="00F4356E"/>
    <w:rsid w:val="00F7730F"/>
    <w:rsid w:val="00FA79C4"/>
    <w:rsid w:val="00FD5911"/>
    <w:rsid w:val="00FF429A"/>
    <w:rsid w:val="00FF63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5FE808"/>
  <w15:docId w15:val="{614609AF-4798-488D-BCF7-E9E311064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2A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F22A9B"/>
    <w:pPr>
      <w:widowControl w:val="0"/>
      <w:autoSpaceDE w:val="0"/>
      <w:autoSpaceDN w:val="0"/>
      <w:spacing w:before="122" w:after="0" w:line="240" w:lineRule="auto"/>
      <w:ind w:left="100"/>
      <w:outlineLvl w:val="1"/>
    </w:pPr>
    <w:rPr>
      <w:rFonts w:ascii="LM Roman 17" w:eastAsia="LM Roman 17" w:hAnsi="LM Roman 17" w:cs="LM Roman 17"/>
      <w:kern w:val="0"/>
      <w:sz w:val="34"/>
      <w:szCs w:val="3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A9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22A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2A9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22A9B"/>
    <w:rPr>
      <w:rFonts w:ascii="LM Roman 17" w:eastAsia="LM Roman 17" w:hAnsi="LM Roman 17" w:cs="LM Roman 17"/>
      <w:kern w:val="0"/>
      <w:sz w:val="34"/>
      <w:szCs w:val="34"/>
      <w:lang w:val="en-US"/>
    </w:rPr>
  </w:style>
  <w:style w:type="paragraph" w:styleId="BodyText">
    <w:name w:val="Body Text"/>
    <w:basedOn w:val="Normal"/>
    <w:link w:val="BodyTextChar"/>
    <w:uiPriority w:val="1"/>
    <w:qFormat/>
    <w:rsid w:val="00F22A9B"/>
    <w:pPr>
      <w:widowControl w:val="0"/>
      <w:autoSpaceDE w:val="0"/>
      <w:autoSpaceDN w:val="0"/>
      <w:spacing w:after="0" w:line="240" w:lineRule="auto"/>
    </w:pPr>
    <w:rPr>
      <w:rFonts w:ascii="LM Roman 12" w:eastAsia="LM Roman 12" w:hAnsi="LM Roman 12" w:cs="LM Roman 12"/>
      <w:kern w:val="0"/>
      <w:sz w:val="24"/>
      <w:szCs w:val="24"/>
      <w:lang w:val="en-US"/>
    </w:rPr>
  </w:style>
  <w:style w:type="character" w:customStyle="1" w:styleId="BodyTextChar">
    <w:name w:val="Body Text Char"/>
    <w:basedOn w:val="DefaultParagraphFont"/>
    <w:link w:val="BodyText"/>
    <w:uiPriority w:val="1"/>
    <w:rsid w:val="00F22A9B"/>
    <w:rPr>
      <w:rFonts w:ascii="LM Roman 12" w:eastAsia="LM Roman 12" w:hAnsi="LM Roman 12" w:cs="LM Roman 12"/>
      <w:kern w:val="0"/>
      <w:sz w:val="24"/>
      <w:szCs w:val="24"/>
      <w:lang w:val="en-US"/>
    </w:rPr>
  </w:style>
  <w:style w:type="paragraph" w:styleId="NormalWeb">
    <w:name w:val="Normal (Web)"/>
    <w:basedOn w:val="Normal"/>
    <w:uiPriority w:val="99"/>
    <w:unhideWhenUsed/>
    <w:rsid w:val="001334AE"/>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Emphasis">
    <w:name w:val="Emphasis"/>
    <w:basedOn w:val="DefaultParagraphFont"/>
    <w:uiPriority w:val="20"/>
    <w:qFormat/>
    <w:rsid w:val="00D47959"/>
    <w:rPr>
      <w:i/>
      <w:iCs/>
    </w:rPr>
  </w:style>
  <w:style w:type="paragraph" w:styleId="ListParagraph">
    <w:name w:val="List Paragraph"/>
    <w:basedOn w:val="Normal"/>
    <w:uiPriority w:val="34"/>
    <w:qFormat/>
    <w:rsid w:val="007E2645"/>
    <w:pPr>
      <w:ind w:left="720"/>
      <w:contextualSpacing/>
    </w:pPr>
  </w:style>
  <w:style w:type="character" w:styleId="Hyperlink">
    <w:name w:val="Hyperlink"/>
    <w:basedOn w:val="DefaultParagraphFont"/>
    <w:uiPriority w:val="99"/>
    <w:unhideWhenUsed/>
    <w:rsid w:val="005E3CB7"/>
    <w:rPr>
      <w:color w:val="0563C1" w:themeColor="hyperlink"/>
      <w:u w:val="single"/>
    </w:rPr>
  </w:style>
  <w:style w:type="character" w:styleId="UnresolvedMention">
    <w:name w:val="Unresolved Mention"/>
    <w:basedOn w:val="DefaultParagraphFont"/>
    <w:uiPriority w:val="99"/>
    <w:semiHidden/>
    <w:unhideWhenUsed/>
    <w:rsid w:val="005E3CB7"/>
    <w:rPr>
      <w:color w:val="605E5C"/>
      <w:shd w:val="clear" w:color="auto" w:fill="E1DFDD"/>
    </w:rPr>
  </w:style>
  <w:style w:type="character" w:styleId="FollowedHyperlink">
    <w:name w:val="FollowedHyperlink"/>
    <w:basedOn w:val="DefaultParagraphFont"/>
    <w:uiPriority w:val="99"/>
    <w:semiHidden/>
    <w:unhideWhenUsed/>
    <w:rsid w:val="005E3C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391979">
      <w:bodyDiv w:val="1"/>
      <w:marLeft w:val="0"/>
      <w:marRight w:val="0"/>
      <w:marTop w:val="0"/>
      <w:marBottom w:val="0"/>
      <w:divBdr>
        <w:top w:val="none" w:sz="0" w:space="0" w:color="auto"/>
        <w:left w:val="none" w:sz="0" w:space="0" w:color="auto"/>
        <w:bottom w:val="none" w:sz="0" w:space="0" w:color="auto"/>
        <w:right w:val="none" w:sz="0" w:space="0" w:color="auto"/>
      </w:divBdr>
    </w:div>
    <w:div w:id="621108105">
      <w:bodyDiv w:val="1"/>
      <w:marLeft w:val="0"/>
      <w:marRight w:val="0"/>
      <w:marTop w:val="0"/>
      <w:marBottom w:val="0"/>
      <w:divBdr>
        <w:top w:val="none" w:sz="0" w:space="0" w:color="auto"/>
        <w:left w:val="none" w:sz="0" w:space="0" w:color="auto"/>
        <w:bottom w:val="none" w:sz="0" w:space="0" w:color="auto"/>
        <w:right w:val="none" w:sz="0" w:space="0" w:color="auto"/>
      </w:divBdr>
    </w:div>
    <w:div w:id="1121075614">
      <w:bodyDiv w:val="1"/>
      <w:marLeft w:val="0"/>
      <w:marRight w:val="0"/>
      <w:marTop w:val="0"/>
      <w:marBottom w:val="0"/>
      <w:divBdr>
        <w:top w:val="none" w:sz="0" w:space="0" w:color="auto"/>
        <w:left w:val="none" w:sz="0" w:space="0" w:color="auto"/>
        <w:bottom w:val="none" w:sz="0" w:space="0" w:color="auto"/>
        <w:right w:val="none" w:sz="0" w:space="0" w:color="auto"/>
      </w:divBdr>
    </w:div>
    <w:div w:id="19187097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14</Pages>
  <Words>1925</Words>
  <Characters>11204</Characters>
  <Application>Microsoft Office Word</Application>
  <DocSecurity>0</DocSecurity>
  <Lines>261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13773</CharactersWithSpaces>
  <SharedDoc>false</SharedDoc>
  <HLinks>
    <vt:vector size="36" baseType="variant">
      <vt:variant>
        <vt:i4>6881395</vt:i4>
      </vt:variant>
      <vt:variant>
        <vt:i4>15</vt:i4>
      </vt:variant>
      <vt:variant>
        <vt:i4>0</vt:i4>
      </vt:variant>
      <vt:variant>
        <vt:i4>5</vt:i4>
      </vt:variant>
      <vt:variant>
        <vt:lpwstr/>
      </vt:variant>
      <vt:variant>
        <vt:lpwstr>six</vt:lpwstr>
      </vt:variant>
      <vt:variant>
        <vt:i4>786448</vt:i4>
      </vt:variant>
      <vt:variant>
        <vt:i4>12</vt:i4>
      </vt:variant>
      <vt:variant>
        <vt:i4>0</vt:i4>
      </vt:variant>
      <vt:variant>
        <vt:i4>5</vt:i4>
      </vt:variant>
      <vt:variant>
        <vt:lpwstr/>
      </vt:variant>
      <vt:variant>
        <vt:lpwstr>five</vt:lpwstr>
      </vt:variant>
      <vt:variant>
        <vt:i4>1900563</vt:i4>
      </vt:variant>
      <vt:variant>
        <vt:i4>9</vt:i4>
      </vt:variant>
      <vt:variant>
        <vt:i4>0</vt:i4>
      </vt:variant>
      <vt:variant>
        <vt:i4>5</vt:i4>
      </vt:variant>
      <vt:variant>
        <vt:lpwstr/>
      </vt:variant>
      <vt:variant>
        <vt:lpwstr>four</vt:lpwstr>
      </vt:variant>
      <vt:variant>
        <vt:i4>851974</vt:i4>
      </vt:variant>
      <vt:variant>
        <vt:i4>6</vt:i4>
      </vt:variant>
      <vt:variant>
        <vt:i4>0</vt:i4>
      </vt:variant>
      <vt:variant>
        <vt:i4>5</vt:i4>
      </vt:variant>
      <vt:variant>
        <vt:lpwstr/>
      </vt:variant>
      <vt:variant>
        <vt:lpwstr>three</vt:lpwstr>
      </vt:variant>
      <vt:variant>
        <vt:i4>7798900</vt:i4>
      </vt:variant>
      <vt:variant>
        <vt:i4>3</vt:i4>
      </vt:variant>
      <vt:variant>
        <vt:i4>0</vt:i4>
      </vt:variant>
      <vt:variant>
        <vt:i4>5</vt:i4>
      </vt:variant>
      <vt:variant>
        <vt:lpwstr/>
      </vt:variant>
      <vt:variant>
        <vt:lpwstr>two</vt:lpwstr>
      </vt:variant>
      <vt:variant>
        <vt:i4>7209071</vt:i4>
      </vt:variant>
      <vt:variant>
        <vt:i4>0</vt:i4>
      </vt:variant>
      <vt:variant>
        <vt:i4>0</vt:i4>
      </vt:variant>
      <vt:variant>
        <vt:i4>5</vt:i4>
      </vt:variant>
      <vt:variant>
        <vt:lpwstr/>
      </vt:variant>
      <vt:variant>
        <vt:lpwstr>one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venkatram ks</dc:creator>
  <cp:keywords/>
  <dc:description/>
  <cp:lastModifiedBy>venkatram ks</cp:lastModifiedBy>
  <cp:revision>5</cp:revision>
  <dcterms:created xsi:type="dcterms:W3CDTF">2023-12-26T09:25:00Z</dcterms:created>
  <dcterms:modified xsi:type="dcterms:W3CDTF">2023-12-26T12:32:00Z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c8f0b70d398e218c1966c046a93edd5debaa24f1a860cbc76d56b8731a89885e</vt:lpwstr>
  </property>
</Properties>
</file>